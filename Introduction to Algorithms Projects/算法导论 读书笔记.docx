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9468D1" w:rsidRDefault="009468D1" w:rsidP="00E55D05">
      <w:pPr>
        <w:pStyle w:val="1"/>
        <w:jc w:val="center"/>
      </w:pPr>
    </w:p>
    <w:p w:rsidR="00D516B5" w:rsidRDefault="00D516B5" w:rsidP="00E55D05">
      <w:pPr>
        <w:pStyle w:val="1"/>
        <w:jc w:val="center"/>
      </w:pPr>
      <w:r w:rsidRPr="00D516B5">
        <w:t>《算法导论》学习笔记</w:t>
      </w:r>
    </w:p>
    <w:p w:rsidR="009468D1" w:rsidRDefault="0018670E" w:rsidP="00E55D05">
      <w:pPr>
        <w:pStyle w:val="1"/>
        <w:jc w:val="center"/>
        <w:rPr>
          <w:rFonts w:ascii="Simsun" w:hAnsi="Simsun" w:hint="eastAsia"/>
        </w:rPr>
      </w:pPr>
      <w:ins w:id="0" w:author="tcq" w:date="2011-06-17T22:51:00Z">
        <w:r>
          <w:rPr>
            <w:rFonts w:ascii="Simsun" w:hAnsi="Simsun" w:hint="eastAsia"/>
          </w:rPr>
          <w:t>Version 1.0</w:t>
        </w:r>
      </w:ins>
    </w:p>
    <w:p w:rsidR="009468D1" w:rsidRDefault="009468D1" w:rsidP="00E55D05">
      <w:pPr>
        <w:pStyle w:val="1"/>
        <w:jc w:val="center"/>
        <w:rPr>
          <w:rFonts w:ascii="Simsun" w:hAnsi="Simsun" w:hint="eastAsia"/>
        </w:rPr>
      </w:pPr>
    </w:p>
    <w:p w:rsidR="009468D1" w:rsidRPr="009468D1" w:rsidRDefault="009468D1" w:rsidP="00E55D05">
      <w:pPr>
        <w:pStyle w:val="1"/>
        <w:jc w:val="center"/>
        <w:rPr>
          <w:rFonts w:ascii="Simsun" w:hAnsi="Simsun" w:hint="eastAsia"/>
        </w:rPr>
      </w:pPr>
    </w:p>
    <w:p w:rsidR="00066E68" w:rsidRDefault="00066E68" w:rsidP="001307FC">
      <w:pPr>
        <w:widowControl/>
        <w:jc w:val="center"/>
        <w:rPr>
          <w:ins w:id="1" w:author="tcq" w:date="2011-06-17T22:51:00Z"/>
          <w:rFonts w:ascii="Arial" w:eastAsia="宋体" w:hAnsi="Arial" w:cs="Arial"/>
          <w:color w:val="000000"/>
          <w:kern w:val="0"/>
          <w:sz w:val="22"/>
        </w:rPr>
      </w:pPr>
    </w:p>
    <w:p w:rsidR="00066E68" w:rsidRDefault="00066E68" w:rsidP="001307FC">
      <w:pPr>
        <w:widowControl/>
        <w:jc w:val="center"/>
        <w:rPr>
          <w:ins w:id="2" w:author="tcq" w:date="2011-06-17T22:51:00Z"/>
          <w:rFonts w:ascii="Arial" w:eastAsia="宋体" w:hAnsi="Arial" w:cs="Arial"/>
          <w:color w:val="000000"/>
          <w:kern w:val="0"/>
          <w:sz w:val="22"/>
        </w:rPr>
      </w:pPr>
    </w:p>
    <w:p w:rsidR="009468D1" w:rsidRDefault="00000E60" w:rsidP="001307FC">
      <w:pPr>
        <w:widowControl/>
        <w:jc w:val="center"/>
        <w:rPr>
          <w:rFonts w:ascii="Arial" w:eastAsia="宋体" w:hAnsi="Arial" w:cs="Arial"/>
          <w:color w:val="000000"/>
          <w:kern w:val="0"/>
          <w:sz w:val="22"/>
        </w:rPr>
      </w:pPr>
      <w:ins w:id="3" w:author="tcq" w:date="2011-06-17T22:50:00Z">
        <w:r>
          <w:rPr>
            <w:rFonts w:ascii="Arial" w:eastAsia="宋体" w:hAnsi="Arial" w:cs="Arial" w:hint="eastAsia"/>
            <w:color w:val="000000"/>
            <w:kern w:val="0"/>
            <w:sz w:val="22"/>
          </w:rPr>
          <w:t>项目托管：</w:t>
        </w:r>
      </w:ins>
      <w:del w:id="4" w:author="tcq" w:date="2011-06-17T21:05:00Z">
        <w:r w:rsidR="009468D1" w:rsidDel="00007BCC">
          <w:rPr>
            <w:rFonts w:ascii="Arial" w:eastAsia="宋体" w:hAnsi="Arial" w:cs="Arial" w:hint="eastAsia"/>
            <w:color w:val="000000"/>
            <w:kern w:val="0"/>
            <w:sz w:val="22"/>
          </w:rPr>
          <w:delText>项目地址：</w:delText>
        </w:r>
      </w:del>
      <w:hyperlink r:id="rId9" w:history="1">
        <w:r w:rsidR="009468D1">
          <w:rPr>
            <w:rStyle w:val="a5"/>
          </w:rPr>
          <w:t>http://code.google.com/p/introduction-to-algorithms-notes/</w:t>
        </w:r>
      </w:hyperlink>
    </w:p>
    <w:p w:rsidR="00000E60" w:rsidDel="00203E4B" w:rsidRDefault="00203E4B" w:rsidP="001307FC">
      <w:pPr>
        <w:widowControl/>
        <w:jc w:val="center"/>
        <w:rPr>
          <w:del w:id="5" w:author="tcq" w:date="2011-06-17T22:50:00Z"/>
          <w:rFonts w:ascii="Arial" w:eastAsia="宋体" w:hAnsi="Arial" w:cs="Arial"/>
          <w:color w:val="000000"/>
          <w:kern w:val="0"/>
          <w:sz w:val="22"/>
        </w:rPr>
      </w:pPr>
      <w:ins w:id="6" w:author="tcq" w:date="2011-06-17T22:51:00Z">
        <w:r>
          <w:rPr>
            <w:rFonts w:ascii="Arial" w:eastAsia="宋体" w:hAnsi="Arial" w:cs="Arial" w:hint="eastAsia"/>
            <w:color w:val="000000"/>
            <w:kern w:val="0"/>
            <w:sz w:val="22"/>
          </w:rPr>
          <w:t>欢迎</w:t>
        </w:r>
      </w:ins>
      <w:moveFromRangeStart w:id="7" w:author="tcq" w:date="2011-06-17T22:50:00Z" w:name="move296114362"/>
      <w:moveFrom w:id="8" w:author="tcq" w:date="2011-06-17T22:50:00Z">
        <w:r w:rsidR="009468D1" w:rsidDel="00D147F7">
          <w:rPr>
            <w:rFonts w:ascii="Arial" w:eastAsia="宋体" w:hAnsi="Arial" w:cs="Arial"/>
            <w:color w:val="000000"/>
            <w:kern w:val="0"/>
            <w:sz w:val="22"/>
          </w:rPr>
          <w:t>B</w:t>
        </w:r>
        <w:r w:rsidR="009468D1" w:rsidDel="00D147F7">
          <w:rPr>
            <w:rFonts w:ascii="Arial" w:eastAsia="宋体" w:hAnsi="Arial" w:cs="Arial" w:hint="eastAsia"/>
            <w:color w:val="000000"/>
            <w:kern w:val="0"/>
            <w:sz w:val="22"/>
          </w:rPr>
          <w:t xml:space="preserve">y Hannosogno </w:t>
        </w:r>
        <w:r w:rsidR="004748A4" w:rsidDel="00D147F7">
          <w:rPr>
            <w:rFonts w:ascii="Arial" w:eastAsia="宋体" w:hAnsi="Arial" w:cs="Arial" w:hint="eastAsia"/>
            <w:color w:val="000000"/>
            <w:kern w:val="0"/>
            <w:sz w:val="22"/>
          </w:rPr>
          <w:t>@ BIT 2011</w:t>
        </w:r>
      </w:moveFrom>
      <w:moveFromRangeEnd w:id="7"/>
      <w:ins w:id="9" w:author="tcq" w:date="2011-06-17T22:50:00Z">
        <w:r w:rsidR="00000E60">
          <w:rPr>
            <w:rFonts w:ascii="Arial" w:eastAsia="宋体" w:hAnsi="Arial" w:cs="Arial" w:hint="eastAsia"/>
            <w:color w:val="000000"/>
            <w:kern w:val="0"/>
            <w:sz w:val="22"/>
          </w:rPr>
          <w:t>交流</w:t>
        </w:r>
      </w:ins>
      <w:ins w:id="10" w:author="tcq" w:date="2011-06-17T22:51:00Z">
        <w:r>
          <w:rPr>
            <w:rFonts w:ascii="Arial" w:eastAsia="宋体" w:hAnsi="Arial" w:cs="Arial" w:hint="eastAsia"/>
            <w:color w:val="000000"/>
            <w:kern w:val="0"/>
            <w:sz w:val="22"/>
          </w:rPr>
          <w:t>与</w:t>
        </w:r>
      </w:ins>
      <w:ins w:id="11" w:author="tcq" w:date="2011-06-17T22:50:00Z">
        <w:r w:rsidR="00000E60">
          <w:rPr>
            <w:rFonts w:ascii="Arial" w:eastAsia="宋体" w:hAnsi="Arial" w:cs="Arial" w:hint="eastAsia"/>
            <w:color w:val="000000"/>
            <w:kern w:val="0"/>
            <w:sz w:val="22"/>
          </w:rPr>
          <w:t>反馈</w:t>
        </w:r>
      </w:ins>
      <w:ins w:id="12" w:author="tcq" w:date="2011-06-17T22:51:00Z">
        <w:r>
          <w:rPr>
            <w:rFonts w:ascii="Arial" w:eastAsia="宋体" w:hAnsi="Arial" w:cs="Arial" w:hint="eastAsia"/>
            <w:color w:val="000000"/>
            <w:kern w:val="0"/>
            <w:sz w:val="22"/>
          </w:rPr>
          <w:t>错误等</w:t>
        </w:r>
      </w:ins>
      <w:ins w:id="13" w:author="tcq" w:date="2011-06-17T22:54:00Z">
        <w:r w:rsidR="00894B7E">
          <w:rPr>
            <w:rFonts w:ascii="Arial" w:eastAsia="宋体" w:hAnsi="Arial" w:cs="Arial" w:hint="eastAsia"/>
            <w:color w:val="000000"/>
            <w:kern w:val="0"/>
            <w:sz w:val="22"/>
          </w:rPr>
          <w:t>，转载及引用请注明</w:t>
        </w:r>
      </w:ins>
    </w:p>
    <w:p w:rsidR="00203E4B" w:rsidRDefault="00203E4B" w:rsidP="001307FC">
      <w:pPr>
        <w:widowControl/>
        <w:jc w:val="center"/>
        <w:rPr>
          <w:ins w:id="14" w:author="tcq" w:date="2011-06-17T22:51:00Z"/>
          <w:rFonts w:ascii="Arial" w:eastAsia="宋体" w:hAnsi="Arial" w:cs="Arial"/>
          <w:color w:val="000000"/>
          <w:kern w:val="0"/>
          <w:sz w:val="22"/>
        </w:rPr>
      </w:pPr>
    </w:p>
    <w:p w:rsidR="009468D1" w:rsidRDefault="002C4B4D" w:rsidP="001307FC">
      <w:pPr>
        <w:widowControl/>
        <w:jc w:val="center"/>
        <w:rPr>
          <w:ins w:id="15" w:author="tcq" w:date="2011-06-17T22:50:00Z"/>
          <w:rStyle w:val="a5"/>
          <w:rFonts w:ascii="Arial" w:eastAsia="宋体" w:hAnsi="Arial" w:cs="Arial"/>
          <w:kern w:val="0"/>
          <w:sz w:val="22"/>
        </w:rPr>
      </w:pPr>
      <w:hyperlink r:id="rId10" w:history="1">
        <w:proofErr w:type="gramStart"/>
        <w:r w:rsidR="009468D1" w:rsidRPr="00750706">
          <w:rPr>
            <w:rStyle w:val="a5"/>
            <w:rFonts w:ascii="Arial" w:eastAsia="宋体" w:hAnsi="Arial" w:cs="Arial" w:hint="eastAsia"/>
            <w:kern w:val="0"/>
            <w:sz w:val="22"/>
          </w:rPr>
          <w:t>chuanqi.tan(</w:t>
        </w:r>
        <w:proofErr w:type="gramEnd"/>
        <w:r w:rsidR="009468D1" w:rsidRPr="00750706">
          <w:rPr>
            <w:rStyle w:val="a5"/>
            <w:rFonts w:ascii="Arial" w:eastAsia="宋体" w:hAnsi="Arial" w:cs="Arial" w:hint="eastAsia"/>
            <w:kern w:val="0"/>
            <w:sz w:val="22"/>
          </w:rPr>
          <w:t>at)gmail.com</w:t>
        </w:r>
      </w:hyperlink>
    </w:p>
    <w:p w:rsidR="00D147F7" w:rsidRDefault="00D147F7" w:rsidP="00D147F7">
      <w:pPr>
        <w:widowControl/>
        <w:jc w:val="center"/>
        <w:rPr>
          <w:rFonts w:ascii="Arial" w:eastAsia="宋体" w:hAnsi="Arial" w:cs="Arial"/>
          <w:color w:val="000000"/>
          <w:kern w:val="0"/>
          <w:sz w:val="22"/>
        </w:rPr>
      </w:pPr>
      <w:moveToRangeStart w:id="16" w:author="tcq" w:date="2011-06-17T22:50:00Z" w:name="move296114362"/>
      <w:moveTo w:id="17" w:author="tcq" w:date="2011-06-17T22:50:00Z">
        <w:r>
          <w:rPr>
            <w:rFonts w:ascii="Arial" w:eastAsia="宋体" w:hAnsi="Arial" w:cs="Arial"/>
            <w:color w:val="000000"/>
            <w:kern w:val="0"/>
            <w:sz w:val="22"/>
          </w:rPr>
          <w:t>B</w:t>
        </w:r>
        <w:r>
          <w:rPr>
            <w:rFonts w:ascii="Arial" w:eastAsia="宋体" w:hAnsi="Arial" w:cs="Arial" w:hint="eastAsia"/>
            <w:color w:val="000000"/>
            <w:kern w:val="0"/>
            <w:sz w:val="22"/>
          </w:rPr>
          <w:t>y Hannosogno @ BIT 2011</w:t>
        </w:r>
      </w:moveTo>
    </w:p>
    <w:moveToRangeEnd w:id="16"/>
    <w:p w:rsidR="00D147F7" w:rsidRDefault="00D147F7" w:rsidP="001307FC">
      <w:pPr>
        <w:widowControl/>
        <w:jc w:val="center"/>
        <w:rPr>
          <w:rFonts w:ascii="Arial" w:eastAsia="宋体" w:hAnsi="Arial" w:cs="Arial"/>
          <w:color w:val="000000"/>
          <w:kern w:val="0"/>
          <w:sz w:val="22"/>
        </w:rPr>
      </w:pPr>
    </w:p>
    <w:p w:rsidR="009468D1" w:rsidRDefault="009468D1" w:rsidP="001307FC">
      <w:pPr>
        <w:widowControl/>
        <w:jc w:val="center"/>
        <w:rPr>
          <w:rFonts w:ascii="Arial" w:eastAsia="宋体" w:hAnsi="Arial" w:cs="Arial"/>
          <w:color w:val="000000"/>
          <w:kern w:val="0"/>
          <w:sz w:val="22"/>
        </w:rPr>
      </w:pPr>
    </w:p>
    <w:p w:rsidR="009468D1" w:rsidRDefault="009468D1">
      <w:pPr>
        <w:widowControl/>
        <w:jc w:val="left"/>
        <w:rPr>
          <w:rFonts w:ascii="Arial" w:eastAsia="宋体" w:hAnsi="Arial" w:cs="Arial"/>
          <w:color w:val="000000"/>
          <w:kern w:val="0"/>
          <w:sz w:val="22"/>
        </w:rPr>
      </w:pPr>
      <w:r>
        <w:rPr>
          <w:rFonts w:ascii="Arial" w:eastAsia="宋体" w:hAnsi="Arial" w:cs="Arial"/>
          <w:color w:val="000000"/>
          <w:kern w:val="0"/>
          <w:sz w:val="22"/>
        </w:rPr>
        <w:br w:type="page"/>
      </w:r>
    </w:p>
    <w:p w:rsidR="00D516B5" w:rsidRPr="00D516B5" w:rsidRDefault="00D516B5" w:rsidP="00B556EF">
      <w:pPr>
        <w:widowControl/>
        <w:jc w:val="right"/>
        <w:rPr>
          <w:rFonts w:ascii="Simsun" w:eastAsia="宋体" w:hAnsi="Simsun" w:cs="宋体" w:hint="eastAsia"/>
          <w:color w:val="000000"/>
          <w:kern w:val="0"/>
          <w:sz w:val="27"/>
          <w:szCs w:val="27"/>
        </w:rPr>
      </w:pPr>
    </w:p>
    <w:p w:rsidR="00D516B5" w:rsidRPr="00D516B5" w:rsidRDefault="00D516B5" w:rsidP="00E55D05">
      <w:pPr>
        <w:pStyle w:val="2"/>
        <w:rPr>
          <w:rFonts w:ascii="Simsun" w:hAnsi="Simsun" w:hint="eastAsia"/>
        </w:rPr>
      </w:pPr>
      <w:r w:rsidRPr="00D516B5">
        <w:t>第一部分：基础知识</w:t>
      </w:r>
    </w:p>
    <w:p w:rsidR="00D516B5" w:rsidRPr="00D516B5" w:rsidRDefault="00D516B5" w:rsidP="00E55D05">
      <w:pPr>
        <w:pStyle w:val="3"/>
        <w:rPr>
          <w:rFonts w:ascii="Simsun" w:hAnsi="Simsun" w:hint="eastAsia"/>
        </w:rPr>
      </w:pPr>
      <w:r w:rsidRPr="00D516B5">
        <w:t>第1章：算法在计算中的作用</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算法</w:t>
      </w:r>
      <w:r w:rsidRPr="00D516B5">
        <w:rPr>
          <w:rFonts w:ascii="Arial" w:eastAsia="宋体" w:hAnsi="Arial" w:cs="Arial"/>
          <w:color w:val="000000"/>
          <w:kern w:val="0"/>
          <w:sz w:val="22"/>
        </w:rPr>
        <w:t>即是一系列的计算步骤，用来将一个有效的输入转换成一个有效的输出。</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计算机的有限的资源必须被有效的利用，算法就是来解决这些问题的方法。</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第2章：算法入门</w:t>
      </w:r>
    </w:p>
    <w:p w:rsidR="00D516B5" w:rsidRPr="00D516B5" w:rsidRDefault="00D516B5" w:rsidP="00E945F7">
      <w:pPr>
        <w:widowControl/>
        <w:numPr>
          <w:ilvl w:val="0"/>
          <w:numId w:val="34"/>
        </w:numPr>
        <w:spacing w:before="100" w:beforeAutospacing="1" w:after="100" w:afterAutospacing="1"/>
        <w:jc w:val="left"/>
        <w:textAlignment w:val="baseline"/>
        <w:rPr>
          <w:rFonts w:ascii="Arial" w:eastAsia="宋体" w:hAnsi="Arial" w:cs="Arial"/>
          <w:color w:val="000000"/>
          <w:kern w:val="0"/>
          <w:sz w:val="22"/>
        </w:rPr>
        <w:pPrChange w:id="18" w:author="tcq" w:date="2011-06-17T23:08:00Z">
          <w:pPr>
            <w:widowControl/>
            <w:numPr>
              <w:ilvl w:val="1"/>
              <w:numId w:val="1"/>
            </w:numPr>
            <w:tabs>
              <w:tab w:val="num" w:pos="720"/>
            </w:tabs>
            <w:spacing w:before="100" w:beforeAutospacing="1" w:after="100" w:afterAutospacing="1"/>
            <w:ind w:leftChars="171" w:left="719" w:hanging="360"/>
            <w:jc w:val="left"/>
            <w:textAlignment w:val="baseline"/>
          </w:pPr>
        </w:pPrChange>
      </w:pPr>
      <w:r w:rsidRPr="00D516B5">
        <w:rPr>
          <w:rFonts w:ascii="Arial" w:eastAsia="宋体" w:hAnsi="Arial" w:cs="Arial"/>
          <w:color w:val="0000FF"/>
          <w:kern w:val="0"/>
          <w:sz w:val="22"/>
        </w:rPr>
        <w:t>循环不变式</w:t>
      </w:r>
      <w:r w:rsidRPr="00D516B5">
        <w:rPr>
          <w:rFonts w:ascii="Arial" w:eastAsia="宋体" w:hAnsi="Arial" w:cs="Arial"/>
          <w:color w:val="000000"/>
          <w:kern w:val="0"/>
          <w:sz w:val="22"/>
        </w:rPr>
        <w:t>的三个性质：（循环不变式通常用来证明递归的正确性）</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19"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初始化：它在循环的第一轮迭代开始之前，应该是正确的。</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20"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保持：如果在循环的某一次迭代开始之前它是正确的，那么，在下一次迭代开始之前，它也应该保持正确。</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21"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终止：当循环结束时，不变式给了我们一个有用的性质，它有助于表明算法是正确的。</w:t>
      </w:r>
    </w:p>
    <w:p w:rsidR="00D516B5" w:rsidRPr="00D516B5" w:rsidRDefault="00D516B5" w:rsidP="00E945F7">
      <w:pPr>
        <w:widowControl/>
        <w:numPr>
          <w:ilvl w:val="1"/>
          <w:numId w:val="34"/>
        </w:numPr>
        <w:spacing w:before="100" w:beforeAutospacing="1" w:after="100" w:afterAutospacing="1"/>
        <w:ind w:leftChars="171" w:left="719"/>
        <w:jc w:val="left"/>
        <w:textAlignment w:val="baseline"/>
        <w:rPr>
          <w:rFonts w:ascii="Arial" w:eastAsia="宋体" w:hAnsi="Arial" w:cs="Arial"/>
          <w:color w:val="000000"/>
          <w:kern w:val="0"/>
          <w:sz w:val="22"/>
        </w:rPr>
        <w:pPrChange w:id="22" w:author="tcq" w:date="2011-06-17T23:08:00Z">
          <w:pPr>
            <w:widowControl/>
            <w:numPr>
              <w:ilvl w:val="1"/>
              <w:numId w:val="1"/>
            </w:numPr>
            <w:tabs>
              <w:tab w:val="num" w:pos="720"/>
            </w:tabs>
            <w:spacing w:before="100" w:beforeAutospacing="1" w:after="100" w:afterAutospacing="1"/>
            <w:ind w:leftChars="171" w:left="719" w:hanging="360"/>
            <w:jc w:val="left"/>
            <w:textAlignment w:val="baseline"/>
          </w:pPr>
        </w:pPrChange>
      </w:pPr>
      <w:r w:rsidRPr="00D516B5">
        <w:rPr>
          <w:rFonts w:ascii="Arial" w:eastAsia="宋体" w:hAnsi="Arial" w:cs="Arial"/>
          <w:color w:val="000000"/>
          <w:kern w:val="0"/>
          <w:sz w:val="22"/>
        </w:rPr>
        <w:t>伪代码中的约定：</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23"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书写上的</w:t>
      </w:r>
      <w:r w:rsidRPr="00D516B5">
        <w:rPr>
          <w:rFonts w:ascii="Arial" w:eastAsia="宋体" w:hAnsi="Arial" w:cs="Arial"/>
          <w:color w:val="000000"/>
          <w:kern w:val="0"/>
          <w:sz w:val="22"/>
        </w:rPr>
        <w:t>“</w:t>
      </w:r>
      <w:r w:rsidRPr="00D516B5">
        <w:rPr>
          <w:rFonts w:ascii="Arial" w:eastAsia="宋体" w:hAnsi="Arial" w:cs="Arial"/>
          <w:color w:val="000000"/>
          <w:kern w:val="0"/>
          <w:sz w:val="22"/>
        </w:rPr>
        <w:t>缩进</w:t>
      </w:r>
      <w:r w:rsidRPr="00D516B5">
        <w:rPr>
          <w:rFonts w:ascii="Arial" w:eastAsia="宋体" w:hAnsi="Arial" w:cs="Arial"/>
          <w:color w:val="000000"/>
          <w:kern w:val="0"/>
          <w:sz w:val="22"/>
        </w:rPr>
        <w:t>”</w:t>
      </w:r>
      <w:r w:rsidRPr="00D516B5">
        <w:rPr>
          <w:rFonts w:ascii="Arial" w:eastAsia="宋体" w:hAnsi="Arial" w:cs="Arial"/>
          <w:color w:val="000000"/>
          <w:kern w:val="0"/>
          <w:sz w:val="22"/>
        </w:rPr>
        <w:t>表示程序中的分程序（程序块）结构。</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24"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while,for,repeat</w:t>
      </w:r>
      <w:r w:rsidRPr="00D516B5">
        <w:rPr>
          <w:rFonts w:ascii="Arial" w:eastAsia="宋体" w:hAnsi="Arial" w:cs="Arial"/>
          <w:color w:val="000000"/>
          <w:kern w:val="0"/>
          <w:sz w:val="22"/>
        </w:rPr>
        <w:t>等循环结构和</w:t>
      </w:r>
      <w:r w:rsidRPr="00D516B5">
        <w:rPr>
          <w:rFonts w:ascii="Arial" w:eastAsia="宋体" w:hAnsi="Arial" w:cs="Arial"/>
          <w:color w:val="000000"/>
          <w:kern w:val="0"/>
          <w:sz w:val="22"/>
        </w:rPr>
        <w:t>if,then,else</w:t>
      </w:r>
      <w:r w:rsidRPr="00D516B5">
        <w:rPr>
          <w:rFonts w:ascii="Arial" w:eastAsia="宋体" w:hAnsi="Arial" w:cs="Arial"/>
          <w:color w:val="000000"/>
          <w:kern w:val="0"/>
          <w:sz w:val="22"/>
        </w:rPr>
        <w:t>条件结构与</w:t>
      </w:r>
      <w:r w:rsidRPr="00D516B5">
        <w:rPr>
          <w:rFonts w:ascii="Arial" w:eastAsia="宋体" w:hAnsi="Arial" w:cs="Arial"/>
          <w:color w:val="000000"/>
          <w:kern w:val="0"/>
          <w:sz w:val="22"/>
        </w:rPr>
        <w:t>Pascal</w:t>
      </w:r>
      <w:r w:rsidRPr="00D516B5">
        <w:rPr>
          <w:rFonts w:ascii="Arial" w:eastAsia="宋体" w:hAnsi="Arial" w:cs="Arial"/>
          <w:color w:val="000000"/>
          <w:kern w:val="0"/>
          <w:sz w:val="22"/>
        </w:rPr>
        <w:t>中相同。</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25"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符号</w:t>
      </w:r>
      <w:r w:rsidRPr="00D516B5">
        <w:rPr>
          <w:rFonts w:ascii="Arial" w:eastAsia="宋体" w:hAnsi="Arial" w:cs="Arial"/>
          <w:color w:val="000000"/>
          <w:kern w:val="0"/>
          <w:sz w:val="22"/>
        </w:rPr>
        <w:t xml:space="preserve"> "</w:t>
      </w:r>
      <w:r w:rsidRPr="00D516B5">
        <w:rPr>
          <w:rFonts w:ascii="MS Gothic" w:eastAsia="MS Gothic" w:hAnsi="MS Gothic" w:cs="MS Gothic" w:hint="eastAsia"/>
          <w:color w:val="000000"/>
          <w:kern w:val="0"/>
          <w:sz w:val="22"/>
        </w:rPr>
        <w:t>▷</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表示后面部分是个注释。</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26"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多重赋值</w:t>
      </w:r>
      <w:r w:rsidRPr="00D516B5">
        <w:rPr>
          <w:rFonts w:ascii="Arial" w:eastAsia="宋体" w:hAnsi="Arial" w:cs="Arial"/>
          <w:color w:val="000000"/>
          <w:kern w:val="0"/>
          <w:sz w:val="22"/>
        </w:rPr>
        <w:t>i←j←e</w:t>
      </w:r>
      <w:r w:rsidRPr="00D516B5">
        <w:rPr>
          <w:rFonts w:ascii="Arial" w:eastAsia="宋体" w:hAnsi="Arial" w:cs="Arial"/>
          <w:color w:val="000000"/>
          <w:kern w:val="0"/>
          <w:sz w:val="22"/>
        </w:rPr>
        <w:t>是将表达式</w:t>
      </w:r>
      <w:r w:rsidRPr="00D516B5">
        <w:rPr>
          <w:rFonts w:ascii="Arial" w:eastAsia="宋体" w:hAnsi="Arial" w:cs="Arial"/>
          <w:color w:val="000000"/>
          <w:kern w:val="0"/>
          <w:sz w:val="22"/>
        </w:rPr>
        <w:t>e</w:t>
      </w:r>
      <w:r w:rsidRPr="00D516B5">
        <w:rPr>
          <w:rFonts w:ascii="Arial" w:eastAsia="宋体" w:hAnsi="Arial" w:cs="Arial"/>
          <w:color w:val="000000"/>
          <w:kern w:val="0"/>
          <w:sz w:val="22"/>
        </w:rPr>
        <w:t>的值赋给变量</w:t>
      </w:r>
      <w:r w:rsidRPr="00D516B5">
        <w:rPr>
          <w:rFonts w:ascii="Arial" w:eastAsia="宋体" w:hAnsi="Arial" w:cs="Arial"/>
          <w:color w:val="000000"/>
          <w:kern w:val="0"/>
          <w:sz w:val="22"/>
        </w:rPr>
        <w:t>i</w:t>
      </w:r>
      <w:r w:rsidRPr="00D516B5">
        <w:rPr>
          <w:rFonts w:ascii="Arial" w:eastAsia="宋体" w:hAnsi="Arial" w:cs="Arial"/>
          <w:color w:val="000000"/>
          <w:kern w:val="0"/>
          <w:sz w:val="22"/>
        </w:rPr>
        <w:t>和</w:t>
      </w:r>
      <w:r w:rsidRPr="00D516B5">
        <w:rPr>
          <w:rFonts w:ascii="Arial" w:eastAsia="宋体" w:hAnsi="Arial" w:cs="Arial"/>
          <w:color w:val="000000"/>
          <w:kern w:val="0"/>
          <w:sz w:val="22"/>
        </w:rPr>
        <w:t>j</w:t>
      </w:r>
      <w:r w:rsidRPr="00D516B5">
        <w:rPr>
          <w:rFonts w:ascii="Arial" w:eastAsia="宋体" w:hAnsi="Arial" w:cs="Arial"/>
          <w:color w:val="000000"/>
          <w:kern w:val="0"/>
          <w:sz w:val="22"/>
        </w:rPr>
        <w:t>；等价于</w:t>
      </w:r>
      <w:r w:rsidRPr="00D516B5">
        <w:rPr>
          <w:rFonts w:ascii="Arial" w:eastAsia="宋体" w:hAnsi="Arial" w:cs="Arial"/>
          <w:color w:val="000000"/>
          <w:kern w:val="0"/>
          <w:sz w:val="22"/>
        </w:rPr>
        <w:t>j←e</w:t>
      </w:r>
      <w:r w:rsidRPr="00D516B5">
        <w:rPr>
          <w:rFonts w:ascii="Arial" w:eastAsia="宋体" w:hAnsi="Arial" w:cs="Arial"/>
          <w:color w:val="000000"/>
          <w:kern w:val="0"/>
          <w:sz w:val="22"/>
        </w:rPr>
        <w:t>，再进行赋值</w:t>
      </w:r>
      <w:r w:rsidRPr="00D516B5">
        <w:rPr>
          <w:rFonts w:ascii="Arial" w:eastAsia="宋体" w:hAnsi="Arial" w:cs="Arial"/>
          <w:color w:val="000000"/>
          <w:kern w:val="0"/>
          <w:sz w:val="22"/>
        </w:rPr>
        <w:t>i←j</w:t>
      </w:r>
      <w:r w:rsidRPr="00D516B5">
        <w:rPr>
          <w:rFonts w:ascii="Arial" w:eastAsia="宋体" w:hAnsi="Arial" w:cs="Arial"/>
          <w:color w:val="000000"/>
          <w:kern w:val="0"/>
          <w:sz w:val="22"/>
        </w:rPr>
        <w:t>。</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27"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变量（如</w:t>
      </w:r>
      <w:r w:rsidRPr="00D516B5">
        <w:rPr>
          <w:rFonts w:ascii="Arial" w:eastAsia="宋体" w:hAnsi="Arial" w:cs="Arial"/>
          <w:color w:val="000000"/>
          <w:kern w:val="0"/>
          <w:sz w:val="22"/>
        </w:rPr>
        <w:t>i,j</w:t>
      </w:r>
      <w:r w:rsidRPr="00D516B5">
        <w:rPr>
          <w:rFonts w:ascii="Arial" w:eastAsia="宋体" w:hAnsi="Arial" w:cs="Arial"/>
          <w:color w:val="000000"/>
          <w:kern w:val="0"/>
          <w:sz w:val="22"/>
        </w:rPr>
        <w:t>和</w:t>
      </w:r>
      <w:r w:rsidRPr="00D516B5">
        <w:rPr>
          <w:rFonts w:ascii="Arial" w:eastAsia="宋体" w:hAnsi="Arial" w:cs="Arial"/>
          <w:color w:val="000000"/>
          <w:kern w:val="0"/>
          <w:sz w:val="22"/>
        </w:rPr>
        <w:t>key</w:t>
      </w:r>
      <w:r w:rsidRPr="00D516B5">
        <w:rPr>
          <w:rFonts w:ascii="Arial" w:eastAsia="宋体" w:hAnsi="Arial" w:cs="Arial"/>
          <w:color w:val="000000"/>
          <w:kern w:val="0"/>
          <w:sz w:val="22"/>
        </w:rPr>
        <w:t>等）是局部给定过程的。</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28"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数组元素是通过</w:t>
      </w:r>
      <w:r w:rsidRPr="00D516B5">
        <w:rPr>
          <w:rFonts w:ascii="Arial" w:eastAsia="宋体" w:hAnsi="Arial" w:cs="Arial"/>
          <w:color w:val="000000"/>
          <w:kern w:val="0"/>
          <w:sz w:val="22"/>
        </w:rPr>
        <w:t>“</w:t>
      </w:r>
      <w:r w:rsidRPr="00D516B5">
        <w:rPr>
          <w:rFonts w:ascii="Arial" w:eastAsia="宋体" w:hAnsi="Arial" w:cs="Arial"/>
          <w:color w:val="000000"/>
          <w:kern w:val="0"/>
          <w:sz w:val="22"/>
        </w:rPr>
        <w:t>数组名</w:t>
      </w:r>
      <w:r w:rsidRPr="00D516B5">
        <w:rPr>
          <w:rFonts w:ascii="Arial" w:eastAsia="宋体" w:hAnsi="Arial" w:cs="Arial"/>
          <w:color w:val="000000"/>
          <w:kern w:val="0"/>
          <w:sz w:val="22"/>
        </w:rPr>
        <w:t>[</w:t>
      </w:r>
      <w:r w:rsidRPr="00D516B5">
        <w:rPr>
          <w:rFonts w:ascii="Arial" w:eastAsia="宋体" w:hAnsi="Arial" w:cs="Arial"/>
          <w:color w:val="000000"/>
          <w:kern w:val="0"/>
          <w:sz w:val="22"/>
        </w:rPr>
        <w:t>下标</w:t>
      </w:r>
      <w:r w:rsidRPr="00D516B5">
        <w:rPr>
          <w:rFonts w:ascii="Arial" w:eastAsia="宋体" w:hAnsi="Arial" w:cs="Arial"/>
          <w:color w:val="000000"/>
          <w:kern w:val="0"/>
          <w:sz w:val="22"/>
        </w:rPr>
        <w:t>]”</w:t>
      </w:r>
      <w:r w:rsidRPr="00D516B5">
        <w:rPr>
          <w:rFonts w:ascii="Arial" w:eastAsia="宋体" w:hAnsi="Arial" w:cs="Arial"/>
          <w:color w:val="000000"/>
          <w:kern w:val="0"/>
          <w:sz w:val="22"/>
        </w:rPr>
        <w:t>这样的形式来访问的。</w:t>
      </w:r>
    </w:p>
    <w:p w:rsidR="00D516B5" w:rsidRPr="00D516B5" w:rsidRDefault="00D516B5" w:rsidP="00E945F7">
      <w:pPr>
        <w:widowControl/>
        <w:numPr>
          <w:ilvl w:val="2"/>
          <w:numId w:val="34"/>
        </w:numPr>
        <w:tabs>
          <w:tab w:val="clear" w:pos="2160"/>
          <w:tab w:val="num" w:pos="1950"/>
        </w:tabs>
        <w:spacing w:before="100" w:beforeAutospacing="1" w:after="100" w:afterAutospacing="1"/>
        <w:ind w:leftChars="514" w:left="1439"/>
        <w:jc w:val="left"/>
        <w:textAlignment w:val="baseline"/>
        <w:rPr>
          <w:rFonts w:ascii="Arial" w:eastAsia="宋体" w:hAnsi="Arial" w:cs="Arial"/>
          <w:color w:val="000000"/>
          <w:kern w:val="0"/>
          <w:sz w:val="22"/>
        </w:rPr>
        <w:pPrChange w:id="29" w:author="tcq" w:date="2011-06-17T23:09: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复合数据一般组织成对象，它们是由属性</w:t>
      </w:r>
      <w:r w:rsidRPr="00D516B5">
        <w:rPr>
          <w:rFonts w:ascii="Arial" w:eastAsia="宋体" w:hAnsi="Arial" w:cs="Arial"/>
          <w:color w:val="000000"/>
          <w:kern w:val="0"/>
          <w:sz w:val="22"/>
        </w:rPr>
        <w:t>(attribute)</w:t>
      </w:r>
      <w:r w:rsidRPr="00D516B5">
        <w:rPr>
          <w:rFonts w:ascii="Arial" w:eastAsia="宋体" w:hAnsi="Arial" w:cs="Arial"/>
          <w:color w:val="000000"/>
          <w:kern w:val="0"/>
          <w:sz w:val="22"/>
        </w:rPr>
        <w:t>和</w:t>
      </w:r>
      <w:proofErr w:type="gramStart"/>
      <w:r w:rsidRPr="00D516B5">
        <w:rPr>
          <w:rFonts w:ascii="Arial" w:eastAsia="宋体" w:hAnsi="Arial" w:cs="Arial"/>
          <w:color w:val="000000"/>
          <w:kern w:val="0"/>
          <w:sz w:val="22"/>
        </w:rPr>
        <w:t>域</w:t>
      </w:r>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field)</w:t>
      </w:r>
      <w:r w:rsidRPr="00D516B5">
        <w:rPr>
          <w:rFonts w:ascii="Arial" w:eastAsia="宋体" w:hAnsi="Arial" w:cs="Arial"/>
          <w:color w:val="000000"/>
          <w:kern w:val="0"/>
          <w:sz w:val="22"/>
        </w:rPr>
        <w:t>所组成的。</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30"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参数采用按值传递方式：被调用的过程会收到参数的一份副本。</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31"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布尔运算符</w:t>
      </w:r>
      <w:r w:rsidRPr="00D516B5">
        <w:rPr>
          <w:rFonts w:ascii="Arial" w:eastAsia="宋体" w:hAnsi="Arial" w:cs="Arial"/>
          <w:color w:val="000000"/>
          <w:kern w:val="0"/>
          <w:sz w:val="22"/>
        </w:rPr>
        <w:t>"and</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和</w:t>
      </w:r>
      <w:r w:rsidRPr="00D516B5">
        <w:rPr>
          <w:rFonts w:ascii="Arial" w:eastAsia="宋体" w:hAnsi="Arial" w:cs="Arial"/>
          <w:color w:val="000000"/>
          <w:kern w:val="0"/>
          <w:sz w:val="22"/>
        </w:rPr>
        <w:t>"or</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都是具有短路能力。</w:t>
      </w:r>
    </w:p>
    <w:p w:rsidR="00D516B5" w:rsidRPr="00D516B5" w:rsidRDefault="00D516B5" w:rsidP="00E945F7">
      <w:pPr>
        <w:widowControl/>
        <w:numPr>
          <w:ilvl w:val="1"/>
          <w:numId w:val="34"/>
        </w:numPr>
        <w:spacing w:before="100" w:beforeAutospacing="1" w:after="100" w:afterAutospacing="1"/>
        <w:ind w:leftChars="171" w:left="719"/>
        <w:jc w:val="left"/>
        <w:textAlignment w:val="baseline"/>
        <w:rPr>
          <w:rFonts w:ascii="Arial" w:eastAsia="宋体" w:hAnsi="Arial" w:cs="Arial"/>
          <w:color w:val="000000"/>
          <w:kern w:val="0"/>
          <w:sz w:val="22"/>
        </w:rPr>
        <w:pPrChange w:id="32" w:author="tcq" w:date="2011-06-17T23:08:00Z">
          <w:pPr>
            <w:widowControl/>
            <w:numPr>
              <w:ilvl w:val="1"/>
              <w:numId w:val="1"/>
            </w:numPr>
            <w:tabs>
              <w:tab w:val="num" w:pos="720"/>
            </w:tabs>
            <w:spacing w:before="100" w:beforeAutospacing="1" w:after="100" w:afterAutospacing="1"/>
            <w:ind w:leftChars="171" w:left="719" w:hanging="360"/>
            <w:jc w:val="left"/>
            <w:textAlignment w:val="baseline"/>
          </w:pPr>
        </w:pPrChange>
      </w:pPr>
      <w:r w:rsidRPr="00D516B5">
        <w:rPr>
          <w:rFonts w:ascii="Arial" w:eastAsia="宋体" w:hAnsi="Arial" w:cs="Arial"/>
          <w:color w:val="0000FF"/>
          <w:kern w:val="0"/>
          <w:sz w:val="22"/>
        </w:rPr>
        <w:t>算法分析</w:t>
      </w:r>
      <w:r w:rsidRPr="00D516B5">
        <w:rPr>
          <w:rFonts w:ascii="Arial" w:eastAsia="宋体" w:hAnsi="Arial" w:cs="Arial"/>
          <w:color w:val="000000"/>
          <w:kern w:val="0"/>
          <w:sz w:val="22"/>
        </w:rPr>
        <w:t>即指对一个算法所需要的资源进行预测。</w:t>
      </w:r>
    </w:p>
    <w:p w:rsidR="00D516B5" w:rsidRPr="00D516B5" w:rsidRDefault="00D516B5" w:rsidP="00E945F7">
      <w:pPr>
        <w:widowControl/>
        <w:numPr>
          <w:ilvl w:val="1"/>
          <w:numId w:val="34"/>
        </w:numPr>
        <w:spacing w:before="100" w:beforeAutospacing="1" w:after="100" w:afterAutospacing="1"/>
        <w:ind w:leftChars="171" w:left="719"/>
        <w:jc w:val="left"/>
        <w:textAlignment w:val="baseline"/>
        <w:rPr>
          <w:rFonts w:ascii="Arial" w:eastAsia="宋体" w:hAnsi="Arial" w:cs="Arial"/>
          <w:color w:val="000000"/>
          <w:kern w:val="0"/>
          <w:sz w:val="22"/>
        </w:rPr>
        <w:pPrChange w:id="33" w:author="tcq" w:date="2011-06-17T23:08:00Z">
          <w:pPr>
            <w:widowControl/>
            <w:numPr>
              <w:ilvl w:val="1"/>
              <w:numId w:val="1"/>
            </w:numPr>
            <w:tabs>
              <w:tab w:val="num" w:pos="720"/>
            </w:tabs>
            <w:spacing w:before="100" w:beforeAutospacing="1" w:after="100" w:afterAutospacing="1"/>
            <w:ind w:leftChars="171" w:left="719" w:hanging="360"/>
            <w:jc w:val="left"/>
            <w:textAlignment w:val="baseline"/>
          </w:pPr>
        </w:pPrChange>
      </w:pPr>
      <w:r w:rsidRPr="00D516B5">
        <w:rPr>
          <w:rFonts w:ascii="Arial" w:eastAsia="宋体" w:hAnsi="Arial" w:cs="Arial"/>
          <w:color w:val="000000"/>
          <w:kern w:val="0"/>
          <w:sz w:val="22"/>
        </w:rPr>
        <w:t>对于一个算法，一般只考察其最坏情况的运行时间，理由有三：</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34"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一个算法的最坏情况运行时间是在任何输入下运行时间的一个上界。</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35"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对于某些算法来说，最坏情况出现得还是相当频繁的。</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36"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大致上看来，</w:t>
      </w:r>
      <w:r w:rsidRPr="00D516B5">
        <w:rPr>
          <w:rFonts w:ascii="Arial" w:eastAsia="宋体" w:hAnsi="Arial" w:cs="Arial"/>
          <w:color w:val="000000"/>
          <w:kern w:val="0"/>
          <w:sz w:val="22"/>
        </w:rPr>
        <w:t>“</w:t>
      </w:r>
      <w:r w:rsidRPr="00D516B5">
        <w:rPr>
          <w:rFonts w:ascii="Arial" w:eastAsia="宋体" w:hAnsi="Arial" w:cs="Arial"/>
          <w:color w:val="000000"/>
          <w:kern w:val="0"/>
          <w:sz w:val="22"/>
        </w:rPr>
        <w:t>平均情况</w:t>
      </w:r>
      <w:r w:rsidRPr="00D516B5">
        <w:rPr>
          <w:rFonts w:ascii="Arial" w:eastAsia="宋体" w:hAnsi="Arial" w:cs="Arial"/>
          <w:color w:val="000000"/>
          <w:kern w:val="0"/>
          <w:sz w:val="22"/>
        </w:rPr>
        <w:t>”</w:t>
      </w:r>
      <w:r w:rsidRPr="00D516B5">
        <w:rPr>
          <w:rFonts w:ascii="Arial" w:eastAsia="宋体" w:hAnsi="Arial" w:cs="Arial"/>
          <w:color w:val="000000"/>
          <w:kern w:val="0"/>
          <w:sz w:val="22"/>
        </w:rPr>
        <w:t>通常和最坏情况一样差。</w:t>
      </w:r>
    </w:p>
    <w:p w:rsidR="00D516B5" w:rsidRPr="00D516B5" w:rsidRDefault="00D516B5" w:rsidP="00E945F7">
      <w:pPr>
        <w:widowControl/>
        <w:numPr>
          <w:ilvl w:val="1"/>
          <w:numId w:val="34"/>
        </w:numPr>
        <w:spacing w:before="100" w:beforeAutospacing="1" w:after="100" w:afterAutospacing="1"/>
        <w:ind w:leftChars="171" w:left="719"/>
        <w:jc w:val="left"/>
        <w:textAlignment w:val="baseline"/>
        <w:rPr>
          <w:rFonts w:ascii="Arial" w:eastAsia="宋体" w:hAnsi="Arial" w:cs="Arial"/>
          <w:color w:val="000000"/>
          <w:kern w:val="0"/>
          <w:sz w:val="22"/>
        </w:rPr>
        <w:pPrChange w:id="37" w:author="tcq" w:date="2011-06-17T23:08:00Z">
          <w:pPr>
            <w:widowControl/>
            <w:numPr>
              <w:ilvl w:val="1"/>
              <w:numId w:val="1"/>
            </w:numPr>
            <w:tabs>
              <w:tab w:val="num" w:pos="720"/>
            </w:tabs>
            <w:spacing w:before="100" w:beforeAutospacing="1" w:after="100" w:afterAutospacing="1"/>
            <w:ind w:leftChars="171" w:left="719" w:hanging="360"/>
            <w:jc w:val="left"/>
            <w:textAlignment w:val="baseline"/>
          </w:pPr>
        </w:pPrChange>
      </w:pPr>
      <w:r w:rsidRPr="00D516B5">
        <w:rPr>
          <w:rFonts w:ascii="Arial" w:eastAsia="宋体" w:hAnsi="Arial" w:cs="Arial"/>
          <w:color w:val="0000FF"/>
          <w:kern w:val="0"/>
          <w:sz w:val="22"/>
        </w:rPr>
        <w:t>分治策略</w:t>
      </w:r>
      <w:r w:rsidRPr="00D516B5">
        <w:rPr>
          <w:rFonts w:ascii="Arial" w:eastAsia="宋体" w:hAnsi="Arial" w:cs="Arial"/>
          <w:color w:val="000000"/>
          <w:kern w:val="0"/>
          <w:sz w:val="22"/>
        </w:rPr>
        <w:t>：将原问题划分成ｎ</w:t>
      </w:r>
      <w:proofErr w:type="gramStart"/>
      <w:r w:rsidRPr="00D516B5">
        <w:rPr>
          <w:rFonts w:ascii="Arial" w:eastAsia="宋体" w:hAnsi="Arial" w:cs="Arial"/>
          <w:color w:val="000000"/>
          <w:kern w:val="0"/>
          <w:sz w:val="22"/>
        </w:rPr>
        <w:t>个</w:t>
      </w:r>
      <w:proofErr w:type="gramEnd"/>
      <w:r w:rsidRPr="00D516B5">
        <w:rPr>
          <w:rFonts w:ascii="Arial" w:eastAsia="宋体" w:hAnsi="Arial" w:cs="Arial"/>
          <w:color w:val="000000"/>
          <w:kern w:val="0"/>
          <w:sz w:val="22"/>
        </w:rPr>
        <w:t>规模较小而结构与原问题相似的子问题；递归地解决这些小问题，然后再合并其结果，就得到原问题的解。</w:t>
      </w:r>
    </w:p>
    <w:p w:rsidR="00D516B5" w:rsidRPr="00D516B5" w:rsidRDefault="00D516B5" w:rsidP="00E945F7">
      <w:pPr>
        <w:widowControl/>
        <w:numPr>
          <w:ilvl w:val="1"/>
          <w:numId w:val="34"/>
        </w:numPr>
        <w:spacing w:before="100" w:beforeAutospacing="1" w:after="100" w:afterAutospacing="1"/>
        <w:ind w:leftChars="171" w:left="719"/>
        <w:jc w:val="left"/>
        <w:textAlignment w:val="baseline"/>
        <w:rPr>
          <w:rFonts w:ascii="Arial" w:eastAsia="宋体" w:hAnsi="Arial" w:cs="Arial"/>
          <w:color w:val="000000"/>
          <w:kern w:val="0"/>
          <w:sz w:val="22"/>
        </w:rPr>
        <w:pPrChange w:id="38" w:author="tcq" w:date="2011-06-17T23:08:00Z">
          <w:pPr>
            <w:widowControl/>
            <w:numPr>
              <w:ilvl w:val="1"/>
              <w:numId w:val="1"/>
            </w:numPr>
            <w:tabs>
              <w:tab w:val="num" w:pos="720"/>
            </w:tabs>
            <w:spacing w:before="100" w:beforeAutospacing="1" w:after="100" w:afterAutospacing="1"/>
            <w:ind w:leftChars="171" w:left="719" w:hanging="360"/>
            <w:jc w:val="left"/>
            <w:textAlignment w:val="baseline"/>
          </w:pPr>
        </w:pPrChange>
      </w:pPr>
      <w:r w:rsidRPr="00D516B5">
        <w:rPr>
          <w:rFonts w:ascii="Arial" w:eastAsia="宋体" w:hAnsi="Arial" w:cs="Arial"/>
          <w:color w:val="000000"/>
          <w:kern w:val="0"/>
          <w:sz w:val="22"/>
        </w:rPr>
        <w:t>分治模式在每一层递归上都有三个步骤：</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39"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分解</w:t>
      </w:r>
      <w:r w:rsidRPr="00D516B5">
        <w:rPr>
          <w:rFonts w:ascii="Arial" w:eastAsia="宋体" w:hAnsi="Arial" w:cs="Arial"/>
          <w:color w:val="000000"/>
          <w:kern w:val="0"/>
          <w:sz w:val="22"/>
        </w:rPr>
        <w:t>(Divde)</w:t>
      </w:r>
      <w:r w:rsidRPr="00D516B5">
        <w:rPr>
          <w:rFonts w:ascii="Arial" w:eastAsia="宋体" w:hAnsi="Arial" w:cs="Arial"/>
          <w:color w:val="000000"/>
          <w:kern w:val="0"/>
          <w:sz w:val="22"/>
        </w:rPr>
        <w:t>：将原问题分解成一系列子问题；</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40"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解决</w:t>
      </w:r>
      <w:r w:rsidRPr="00D516B5">
        <w:rPr>
          <w:rFonts w:ascii="Arial" w:eastAsia="宋体" w:hAnsi="Arial" w:cs="Arial"/>
          <w:color w:val="000000"/>
          <w:kern w:val="0"/>
          <w:sz w:val="22"/>
        </w:rPr>
        <w:t>(Conquer)</w:t>
      </w:r>
      <w:r w:rsidRPr="00D516B5">
        <w:rPr>
          <w:rFonts w:ascii="Arial" w:eastAsia="宋体" w:hAnsi="Arial" w:cs="Arial"/>
          <w:color w:val="000000"/>
          <w:kern w:val="0"/>
          <w:sz w:val="22"/>
        </w:rPr>
        <w:t>：递归地解答各子问题。若子问题足够小，则直接求解；</w:t>
      </w:r>
    </w:p>
    <w:p w:rsidR="00D516B5" w:rsidRPr="00D516B5" w:rsidRDefault="00D516B5" w:rsidP="00E945F7">
      <w:pPr>
        <w:widowControl/>
        <w:numPr>
          <w:ilvl w:val="2"/>
          <w:numId w:val="34"/>
        </w:numPr>
        <w:spacing w:before="100" w:beforeAutospacing="1" w:after="100" w:afterAutospacing="1"/>
        <w:ind w:leftChars="514" w:left="1439"/>
        <w:jc w:val="left"/>
        <w:textAlignment w:val="baseline"/>
        <w:rPr>
          <w:rFonts w:ascii="Arial" w:eastAsia="宋体" w:hAnsi="Arial" w:cs="Arial"/>
          <w:color w:val="000000"/>
          <w:kern w:val="0"/>
          <w:sz w:val="22"/>
        </w:rPr>
        <w:pPrChange w:id="41" w:author="tcq" w:date="2011-06-17T23:08:00Z">
          <w:pPr>
            <w:widowControl/>
            <w:numPr>
              <w:ilvl w:val="2"/>
              <w:numId w:val="1"/>
            </w:numPr>
            <w:tabs>
              <w:tab w:val="num" w:pos="1440"/>
            </w:tabs>
            <w:spacing w:before="100" w:beforeAutospacing="1" w:after="100" w:afterAutospacing="1"/>
            <w:ind w:leftChars="514" w:left="1439" w:hanging="360"/>
            <w:jc w:val="left"/>
            <w:textAlignment w:val="baseline"/>
          </w:pPr>
        </w:pPrChange>
      </w:pPr>
      <w:r w:rsidRPr="00D516B5">
        <w:rPr>
          <w:rFonts w:ascii="Arial" w:eastAsia="宋体" w:hAnsi="Arial" w:cs="Arial"/>
          <w:color w:val="000000"/>
          <w:kern w:val="0"/>
          <w:sz w:val="22"/>
        </w:rPr>
        <w:t>合并</w:t>
      </w:r>
      <w:r w:rsidRPr="00D516B5">
        <w:rPr>
          <w:rFonts w:ascii="Arial" w:eastAsia="宋体" w:hAnsi="Arial" w:cs="Arial"/>
          <w:color w:val="000000"/>
          <w:kern w:val="0"/>
          <w:sz w:val="22"/>
        </w:rPr>
        <w:t>(Combine)</w:t>
      </w:r>
      <w:r w:rsidRPr="00D516B5">
        <w:rPr>
          <w:rFonts w:ascii="Arial" w:eastAsia="宋体" w:hAnsi="Arial" w:cs="Arial"/>
          <w:color w:val="000000"/>
          <w:kern w:val="0"/>
          <w:sz w:val="22"/>
        </w:rPr>
        <w:t>：将子问题的结果合并成原问题的解。</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第3章：函数的增长</w:t>
      </w:r>
    </w:p>
    <w:p w:rsidR="00D516B5" w:rsidRPr="00D516B5" w:rsidRDefault="00D516B5" w:rsidP="006811FA">
      <w:pPr>
        <w:widowControl/>
        <w:numPr>
          <w:ilvl w:val="1"/>
          <w:numId w:val="6"/>
        </w:numPr>
        <w:spacing w:before="100" w:beforeAutospacing="1" w:after="100" w:afterAutospacing="1"/>
        <w:ind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对几个记号的大意：</w:t>
      </w:r>
      <w:r w:rsidRPr="00D516B5">
        <w:rPr>
          <w:rFonts w:ascii="Arial" w:eastAsia="宋体" w:hAnsi="Arial" w:cs="Arial"/>
          <w:color w:val="0000FF"/>
          <w:kern w:val="0"/>
          <w:sz w:val="22"/>
        </w:rPr>
        <w:t>o</w:t>
      </w:r>
      <w:r w:rsidRPr="00D516B5">
        <w:rPr>
          <w:rFonts w:ascii="Arial" w:eastAsia="宋体" w:hAnsi="Arial" w:cs="Arial"/>
          <w:color w:val="0000FF"/>
          <w:kern w:val="0"/>
          <w:sz w:val="22"/>
        </w:rPr>
        <w:t>（非</w:t>
      </w:r>
      <w:proofErr w:type="gramStart"/>
      <w:r w:rsidRPr="00D516B5">
        <w:rPr>
          <w:rFonts w:ascii="Arial" w:eastAsia="宋体" w:hAnsi="Arial" w:cs="Arial"/>
          <w:color w:val="0000FF"/>
          <w:kern w:val="0"/>
          <w:sz w:val="22"/>
        </w:rPr>
        <w:t>渐近紧确上界</w:t>
      </w:r>
      <w:proofErr w:type="gramEnd"/>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 &lt;</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O</w:t>
      </w:r>
      <w:r w:rsidRPr="00D516B5">
        <w:rPr>
          <w:rFonts w:ascii="Arial" w:eastAsia="宋体" w:hAnsi="Arial" w:cs="Arial"/>
          <w:color w:val="0000FF"/>
          <w:kern w:val="0"/>
          <w:sz w:val="22"/>
        </w:rPr>
        <w:t>（渐近上界）</w:t>
      </w:r>
      <w:r w:rsidRPr="00D516B5">
        <w:rPr>
          <w:rFonts w:ascii="Arial" w:eastAsia="宋体" w:hAnsi="Arial" w:cs="Arial"/>
          <w:color w:val="0000FF"/>
          <w:kern w:val="0"/>
          <w:sz w:val="22"/>
        </w:rPr>
        <w:t xml:space="preserve"> ≈ ≤</w:t>
      </w:r>
      <w:r w:rsidRPr="00D516B5">
        <w:rPr>
          <w:rFonts w:ascii="Arial" w:eastAsia="宋体" w:hAnsi="Arial" w:cs="Arial"/>
          <w:color w:val="0000FF"/>
          <w:kern w:val="0"/>
          <w:sz w:val="22"/>
        </w:rPr>
        <w:t>；</w:t>
      </w:r>
      <w:r w:rsidRPr="00D516B5">
        <w:rPr>
          <w:rFonts w:ascii="Arial" w:eastAsia="宋体" w:hAnsi="Arial" w:cs="Arial"/>
          <w:color w:val="0000FF"/>
          <w:kern w:val="0"/>
          <w:sz w:val="22"/>
        </w:rPr>
        <w:br/>
        <w:t>Θ</w:t>
      </w:r>
      <w:r w:rsidRPr="00D516B5">
        <w:rPr>
          <w:rFonts w:ascii="Arial" w:eastAsia="宋体" w:hAnsi="Arial" w:cs="Arial"/>
          <w:color w:val="0000FF"/>
          <w:kern w:val="0"/>
          <w:sz w:val="22"/>
        </w:rPr>
        <w:t>（渐近紧界）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（渐近下界）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（非</w:t>
      </w:r>
      <w:proofErr w:type="gramStart"/>
      <w:r w:rsidRPr="00D516B5">
        <w:rPr>
          <w:rFonts w:ascii="Arial" w:eastAsia="宋体" w:hAnsi="Arial" w:cs="Arial"/>
          <w:color w:val="0000FF"/>
          <w:kern w:val="0"/>
          <w:sz w:val="22"/>
        </w:rPr>
        <w:t>渐近紧确下界</w:t>
      </w:r>
      <w:proofErr w:type="gramEnd"/>
      <w:r w:rsidRPr="00D516B5">
        <w:rPr>
          <w:rFonts w:ascii="Arial" w:eastAsia="宋体" w:hAnsi="Arial" w:cs="Arial"/>
          <w:color w:val="0000FF"/>
          <w:kern w:val="0"/>
          <w:sz w:val="22"/>
        </w:rPr>
        <w:t>）</w:t>
      </w:r>
      <w:r w:rsidRPr="00D516B5">
        <w:rPr>
          <w:rFonts w:ascii="Arial" w:eastAsia="宋体" w:hAnsi="Arial" w:cs="Arial"/>
          <w:color w:val="0000FF"/>
          <w:kern w:val="0"/>
          <w:sz w:val="22"/>
        </w:rPr>
        <w:t>≈</w:t>
      </w:r>
      <w:r w:rsidRPr="00D516B5">
        <w:rPr>
          <w:rFonts w:ascii="Calibri" w:eastAsia="宋体" w:hAnsi="Calibri" w:cs="Calibri"/>
          <w:color w:val="0000FF"/>
          <w:kern w:val="0"/>
          <w:sz w:val="22"/>
        </w:rPr>
        <w:t xml:space="preserve">  &gt;</w:t>
      </w:r>
      <w:r w:rsidRPr="00D516B5">
        <w:rPr>
          <w:rFonts w:ascii="Calibri" w:eastAsia="宋体" w:hAnsi="Calibri" w:cs="Calibri"/>
          <w:color w:val="000000"/>
          <w:kern w:val="0"/>
          <w:sz w:val="22"/>
        </w:rPr>
        <w:t>;</w:t>
      </w:r>
      <w:r w:rsidRPr="00D516B5">
        <w:rPr>
          <w:rFonts w:ascii="Calibri" w:eastAsia="宋体" w:hAnsi="Calibri" w:cs="Calibri"/>
          <w:color w:val="000000"/>
          <w:kern w:val="0"/>
          <w:sz w:val="22"/>
        </w:rPr>
        <w:br/>
      </w:r>
      <w:r w:rsidRPr="00D516B5">
        <w:rPr>
          <w:rFonts w:ascii="Arial" w:eastAsia="宋体" w:hAnsi="Arial" w:cs="Arial"/>
          <w:color w:val="000000"/>
          <w:kern w:val="0"/>
          <w:sz w:val="22"/>
        </w:rPr>
        <w:t>这里的</w:t>
      </w:r>
      <w:r w:rsidRPr="00D516B5">
        <w:rPr>
          <w:rFonts w:ascii="Arial" w:eastAsia="宋体" w:hAnsi="Arial" w:cs="Arial"/>
          <w:color w:val="000000"/>
          <w:kern w:val="0"/>
          <w:sz w:val="22"/>
        </w:rPr>
        <w:t>&lt;,≤,=,≥,&gt;</w:t>
      </w:r>
      <w:r w:rsidRPr="00D516B5">
        <w:rPr>
          <w:rFonts w:ascii="Arial" w:eastAsia="宋体" w:hAnsi="Arial" w:cs="Arial"/>
          <w:color w:val="000000"/>
          <w:kern w:val="0"/>
          <w:sz w:val="22"/>
        </w:rPr>
        <w:t>指的是</w:t>
      </w:r>
      <w:r w:rsidRPr="00D516B5">
        <w:rPr>
          <w:rFonts w:ascii="Arial" w:eastAsia="宋体" w:hAnsi="Arial" w:cs="Arial"/>
          <w:color w:val="FF00FF"/>
          <w:kern w:val="0"/>
          <w:sz w:val="22"/>
        </w:rPr>
        <w:t>规模</w:t>
      </w:r>
      <w:r w:rsidRPr="00D516B5">
        <w:rPr>
          <w:rFonts w:ascii="Arial" w:eastAsia="宋体" w:hAnsi="Arial" w:cs="Arial"/>
          <w:color w:val="000000"/>
          <w:kern w:val="0"/>
          <w:sz w:val="22"/>
        </w:rPr>
        <w:t>上的比较，即</w:t>
      </w:r>
      <w:r w:rsidRPr="00D516B5">
        <w:rPr>
          <w:rFonts w:ascii="Arial" w:eastAsia="宋体" w:hAnsi="Arial" w:cs="Arial"/>
          <w:color w:val="000000"/>
          <w:kern w:val="0"/>
          <w:sz w:val="22"/>
        </w:rPr>
        <w:t>o(g(n))</w:t>
      </w:r>
      <w:r w:rsidRPr="00D516B5">
        <w:rPr>
          <w:rFonts w:ascii="Arial" w:eastAsia="宋体" w:hAnsi="Arial" w:cs="Arial"/>
          <w:color w:val="000000"/>
          <w:kern w:val="0"/>
          <w:sz w:val="22"/>
        </w:rPr>
        <w:t>的规模比</w:t>
      </w:r>
      <w:r w:rsidRPr="00D516B5">
        <w:rPr>
          <w:rFonts w:ascii="Arial" w:eastAsia="宋体" w:hAnsi="Arial" w:cs="Arial"/>
          <w:color w:val="000000"/>
          <w:kern w:val="0"/>
          <w:sz w:val="22"/>
        </w:rPr>
        <w:t>g(n)</w:t>
      </w:r>
      <w:r w:rsidRPr="00D516B5">
        <w:rPr>
          <w:rFonts w:ascii="Arial" w:eastAsia="宋体" w:hAnsi="Arial" w:cs="Arial"/>
          <w:color w:val="000000"/>
          <w:kern w:val="0"/>
          <w:sz w:val="22"/>
        </w:rPr>
        <w:t>小。</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f(n)&lt;cg(n)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 xml:space="preserve">cg(n) </w:t>
      </w:r>
      <w:r w:rsidRPr="00D516B5">
        <w:rPr>
          <w:rFonts w:ascii="Arial" w:eastAsia="宋体" w:hAnsi="Arial" w:cs="Arial"/>
          <w:color w:val="000000"/>
          <w:kern w:val="0"/>
          <w:sz w:val="22"/>
        </w:rPr>
        <w:t>}</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Θ(g(n))={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13"/>
          <w:szCs w:val="13"/>
          <w:vertAlign w:val="subscript"/>
        </w:rPr>
        <w:t>，</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1</w:t>
      </w:r>
      <w:r w:rsidRPr="00D516B5">
        <w:rPr>
          <w:rFonts w:ascii="Arial" w:eastAsia="宋体" w:hAnsi="Arial" w:cs="Arial"/>
          <w:color w:val="9900FF"/>
          <w:kern w:val="0"/>
          <w:sz w:val="22"/>
        </w:rPr>
        <w:t>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2</w:t>
      </w:r>
      <w:r w:rsidRPr="00D516B5">
        <w:rPr>
          <w:rFonts w:ascii="Arial" w:eastAsia="宋体" w:hAnsi="Arial" w:cs="Arial"/>
          <w:color w:val="9900FF"/>
          <w:kern w:val="0"/>
          <w:sz w:val="22"/>
        </w:rPr>
        <w:t>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cg(n)&lt;f(n)</w:t>
      </w:r>
      <w:r w:rsidRPr="00D516B5">
        <w:rPr>
          <w:rFonts w:ascii="Arial" w:eastAsia="宋体" w:hAnsi="Arial" w:cs="Arial"/>
          <w:color w:val="000000"/>
          <w:kern w:val="0"/>
          <w:sz w:val="22"/>
        </w:rPr>
        <w:t xml:space="preserve"> }</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第4章：递归式</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递归式</w:t>
      </w:r>
      <w:r w:rsidRPr="00D516B5">
        <w:rPr>
          <w:rFonts w:ascii="Arial" w:eastAsia="宋体" w:hAnsi="Arial" w:cs="Arial"/>
          <w:color w:val="000000"/>
          <w:kern w:val="0"/>
          <w:sz w:val="22"/>
        </w:rPr>
        <w:t>是一组等式或不等式，它所描述的函数是用在更小的输入下该函数的值来定义的。例如</w:t>
      </w:r>
      <w:r w:rsidRPr="00D516B5">
        <w:rPr>
          <w:rFonts w:ascii="Arial" w:eastAsia="宋体" w:hAnsi="Arial" w:cs="Arial"/>
          <w:color w:val="000000"/>
          <w:kern w:val="0"/>
          <w:sz w:val="22"/>
        </w:rPr>
        <w:t>Merge-Sort</w:t>
      </w:r>
      <w:r w:rsidRPr="00D516B5">
        <w:rPr>
          <w:rFonts w:ascii="Arial" w:eastAsia="宋体" w:hAnsi="Arial" w:cs="Arial"/>
          <w:color w:val="000000"/>
          <w:kern w:val="0"/>
          <w:sz w:val="22"/>
        </w:rPr>
        <w:t>的最坏情况运行时间</w:t>
      </w:r>
      <w:r w:rsidRPr="00D516B5">
        <w:rPr>
          <w:rFonts w:ascii="Arial" w:eastAsia="宋体" w:hAnsi="Arial" w:cs="Arial"/>
          <w:color w:val="000000"/>
          <w:kern w:val="0"/>
          <w:sz w:val="22"/>
        </w:rPr>
        <w:t>T(n)</w:t>
      </w:r>
      <w:r w:rsidRPr="00D516B5">
        <w:rPr>
          <w:rFonts w:ascii="Arial" w:eastAsia="宋体" w:hAnsi="Arial" w:cs="Arial"/>
          <w:color w:val="000000"/>
          <w:kern w:val="0"/>
          <w:sz w:val="22"/>
        </w:rPr>
        <w:t>可以用以下递归式来表示：</w:t>
      </w:r>
      <w:r w:rsidRPr="00D516B5">
        <w:rPr>
          <w:rFonts w:ascii="Arial" w:eastAsia="宋体" w:hAnsi="Arial" w:cs="Arial"/>
          <w:color w:val="000000"/>
          <w:kern w:val="0"/>
          <w:sz w:val="22"/>
        </w:rPr>
        <w:br/>
        <w:t>                               </w:t>
      </w:r>
      <w:r w:rsidR="00DB005F">
        <w:rPr>
          <w:rFonts w:ascii="Arial" w:eastAsia="宋体" w:hAnsi="Arial" w:cs="Arial" w:hint="eastAsia"/>
          <w:color w:val="000000"/>
          <w:kern w:val="0"/>
          <w:sz w:val="22"/>
        </w:rPr>
        <w:t xml:space="preserve">      </w:t>
      </w:r>
      <w:r w:rsidRPr="00D516B5">
        <w:rPr>
          <w:rFonts w:ascii="Arial" w:eastAsia="宋体" w:hAnsi="Arial" w:cs="Arial"/>
          <w:color w:val="000000"/>
          <w:kern w:val="0"/>
          <w:sz w:val="22"/>
        </w:rPr>
        <w:t>     </w:t>
      </w:r>
      <m:oMath>
        <m:r>
          <m:rPr>
            <m:sty m:val="p"/>
          </m:rPr>
          <w:rPr>
            <w:rFonts w:ascii="Cambria Math" w:eastAsia="宋体" w:hAnsi="Cambria Math" w:cs="Arial"/>
            <w:color w:val="000000"/>
            <w:kern w:val="0"/>
            <w:sz w:val="22"/>
          </w:rPr>
          <m:t>T(n) =</m:t>
        </m:r>
        <m:d>
          <m:dPr>
            <m:begChr m:val="{"/>
            <m:endChr m:val=""/>
            <m:ctrlPr>
              <w:rPr>
                <w:rFonts w:ascii="Cambria Math" w:eastAsia="宋体" w:hAnsi="Cambria Math" w:cs="Arial"/>
                <w:color w:val="000000"/>
                <w:kern w:val="0"/>
                <w:sz w:val="22"/>
              </w:rPr>
            </m:ctrlPr>
          </m:dPr>
          <m:e>
            <m:eqArr>
              <m:eqArrPr>
                <m:ctrlPr>
                  <w:rPr>
                    <w:rFonts w:ascii="Cambria Math" w:eastAsia="宋体" w:hAnsi="Cambria Math" w:cs="Arial"/>
                    <w:color w:val="000000"/>
                    <w:kern w:val="0"/>
                    <w:sz w:val="22"/>
                  </w:rPr>
                </m:ctrlPr>
              </m:eqArrPr>
              <m:e>
                <m:r>
                  <m:rPr>
                    <m:sty m:val="p"/>
                  </m:rPr>
                  <w:rPr>
                    <w:rFonts w:ascii="Cambria Math" w:eastAsia="宋体" w:hAnsi="Cambria Math" w:cs="Arial"/>
                    <w:color w:val="000000"/>
                    <w:kern w:val="0"/>
                    <w:sz w:val="22"/>
                  </w:rPr>
                  <m:t xml:space="preserve">2T(n/2) + n,     if n </m:t>
                </m:r>
                <m:r>
                  <w:rPr>
                    <w:rFonts w:ascii="Cambria Math" w:eastAsia="宋体" w:hAnsi="Cambria Math" w:cs="Arial"/>
                    <w:color w:val="000000"/>
                    <w:kern w:val="0"/>
                    <w:sz w:val="22"/>
                  </w:rPr>
                  <m:t>&gt; 1</m:t>
                </m:r>
              </m:e>
              <m:e>
                <m:r>
                  <m:rPr>
                    <m:sty m:val="p"/>
                  </m:rPr>
                  <w:rPr>
                    <w:rFonts w:ascii="Cambria Math" w:eastAsia="宋体" w:hAnsi="Cambria Math" w:cs="Arial"/>
                    <w:color w:val="000000"/>
                    <w:kern w:val="0"/>
                    <w:sz w:val="22"/>
                  </w:rPr>
                  <m:t>1,                           if n=1</m:t>
                </m:r>
              </m:e>
            </m:eqArr>
          </m:e>
        </m:d>
      </m:oMath>
      <w:r w:rsidR="007A49E2">
        <w:rPr>
          <w:rFonts w:ascii="Arial" w:eastAsia="宋体" w:hAnsi="Arial" w:cs="Arial" w:hint="eastAsia"/>
          <w:color w:val="000000"/>
          <w:kern w:val="0"/>
          <w:sz w:val="22"/>
        </w:rPr>
        <w:t xml:space="preserve"> </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解递归式的方法主要有三种：</w:t>
      </w:r>
      <w:r w:rsidRPr="00D516B5">
        <w:rPr>
          <w:rFonts w:ascii="Arial" w:eastAsia="宋体" w:hAnsi="Arial" w:cs="Arial"/>
          <w:color w:val="0000FF"/>
          <w:kern w:val="0"/>
          <w:sz w:val="22"/>
        </w:rPr>
        <w:t>代换法、</w:t>
      </w:r>
      <w:proofErr w:type="gramStart"/>
      <w:r w:rsidRPr="00D516B5">
        <w:rPr>
          <w:rFonts w:ascii="Arial" w:eastAsia="宋体" w:hAnsi="Arial" w:cs="Arial"/>
          <w:color w:val="0000FF"/>
          <w:kern w:val="0"/>
          <w:sz w:val="22"/>
        </w:rPr>
        <w:t>递归树</w:t>
      </w:r>
      <w:proofErr w:type="gramEnd"/>
      <w:r w:rsidRPr="00D516B5">
        <w:rPr>
          <w:rFonts w:ascii="Arial" w:eastAsia="宋体" w:hAnsi="Arial" w:cs="Arial"/>
          <w:color w:val="0000FF"/>
          <w:kern w:val="0"/>
          <w:sz w:val="22"/>
        </w:rPr>
        <w:t>方法、主方法</w:t>
      </w:r>
      <w:r w:rsidRPr="00D516B5">
        <w:rPr>
          <w:rFonts w:ascii="Arial" w:eastAsia="宋体" w:hAnsi="Arial" w:cs="Arial"/>
          <w:color w:val="000000"/>
          <w:kern w:val="0"/>
          <w:sz w:val="22"/>
        </w:rPr>
        <w:t>。</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代换法</w:t>
      </w:r>
      <w:r w:rsidRPr="00D516B5">
        <w:rPr>
          <w:rFonts w:ascii="Arial" w:eastAsia="宋体" w:hAnsi="Arial" w:cs="Arial"/>
          <w:color w:val="000000"/>
          <w:kern w:val="0"/>
          <w:sz w:val="22"/>
        </w:rPr>
        <w:t>(Substitution method)(P38~P40)</w:t>
      </w:r>
      <w:r w:rsidRPr="00D516B5">
        <w:rPr>
          <w:rFonts w:ascii="Arial" w:eastAsia="宋体" w:hAnsi="Arial" w:cs="Arial"/>
          <w:color w:val="000000"/>
          <w:kern w:val="0"/>
          <w:sz w:val="22"/>
        </w:rPr>
        <w:br/>
      </w:r>
      <w:r w:rsidRPr="00D516B5">
        <w:rPr>
          <w:rFonts w:ascii="Arial" w:eastAsia="宋体" w:hAnsi="Arial" w:cs="Arial"/>
          <w:color w:val="000000"/>
          <w:kern w:val="0"/>
          <w:sz w:val="22"/>
        </w:rPr>
        <w:t>定义：先猜测某个界的存在，再用数学归纳法去证明该猜测的正确性。</w:t>
      </w:r>
      <w:r w:rsidRPr="00D516B5">
        <w:rPr>
          <w:rFonts w:ascii="Arial" w:eastAsia="宋体" w:hAnsi="Arial" w:cs="Arial"/>
          <w:color w:val="000000"/>
          <w:kern w:val="0"/>
          <w:sz w:val="22"/>
        </w:rPr>
        <w:br/>
      </w:r>
      <w:r w:rsidRPr="00D516B5">
        <w:rPr>
          <w:rFonts w:ascii="Arial" w:eastAsia="宋体" w:hAnsi="Arial" w:cs="Arial"/>
          <w:color w:val="000000"/>
          <w:kern w:val="0"/>
          <w:sz w:val="22"/>
        </w:rPr>
        <w:t>缺点：只能用于解的形式很容易猜的情形。</w:t>
      </w:r>
      <w:r w:rsidRPr="00D516B5">
        <w:rPr>
          <w:rFonts w:ascii="Arial" w:eastAsia="宋体" w:hAnsi="Arial" w:cs="Arial"/>
          <w:color w:val="000000"/>
          <w:kern w:val="0"/>
          <w:sz w:val="22"/>
        </w:rPr>
        <w:br/>
      </w:r>
      <w:r w:rsidRPr="00D516B5">
        <w:rPr>
          <w:rFonts w:ascii="Arial" w:eastAsia="宋体" w:hAnsi="Arial" w:cs="Arial"/>
          <w:color w:val="000000"/>
          <w:kern w:val="0"/>
          <w:sz w:val="22"/>
        </w:rPr>
        <w:t>总结：这种方法需要经验的积累，可以通过转换为先前见过的类似递归式来求解。</w:t>
      </w:r>
    </w:p>
    <w:p w:rsidR="00AE6813" w:rsidRPr="001307FC" w:rsidRDefault="00D516B5" w:rsidP="001307FC">
      <w:pPr>
        <w:widowControl/>
        <w:numPr>
          <w:ilvl w:val="1"/>
          <w:numId w:val="3"/>
        </w:numPr>
        <w:tabs>
          <w:tab w:val="clear" w:pos="1440"/>
          <w:tab w:val="num" w:pos="720"/>
        </w:tabs>
        <w:spacing w:before="100" w:beforeAutospacing="1" w:after="100" w:afterAutospacing="1"/>
        <w:ind w:leftChars="171" w:left="719"/>
        <w:jc w:val="left"/>
        <w:textAlignment w:val="baseline"/>
      </w:pPr>
      <w:proofErr w:type="gramStart"/>
      <w:r w:rsidRPr="001307FC">
        <w:rPr>
          <w:rFonts w:ascii="Arial" w:eastAsia="宋体" w:hAnsi="Arial" w:cs="Arial"/>
          <w:color w:val="000000"/>
          <w:kern w:val="0"/>
          <w:sz w:val="22"/>
        </w:rPr>
        <w:t>递归树方法</w:t>
      </w:r>
      <w:proofErr w:type="gramEnd"/>
      <w:r w:rsidRPr="001307FC">
        <w:rPr>
          <w:rFonts w:ascii="Arial" w:eastAsia="宋体" w:hAnsi="Arial" w:cs="Arial"/>
          <w:color w:val="000000"/>
          <w:kern w:val="0"/>
          <w:sz w:val="22"/>
        </w:rPr>
        <w:t>(Recursion-tree method)</w:t>
      </w:r>
      <w:r w:rsidRPr="001307FC">
        <w:rPr>
          <w:rFonts w:ascii="Arial" w:eastAsia="宋体" w:hAnsi="Arial" w:cs="Arial"/>
          <w:color w:val="000000"/>
          <w:kern w:val="0"/>
          <w:sz w:val="22"/>
        </w:rPr>
        <w:br/>
      </w:r>
      <w:r w:rsidRPr="001307FC">
        <w:rPr>
          <w:rFonts w:ascii="Arial" w:eastAsia="宋体" w:hAnsi="Arial" w:cs="Arial"/>
          <w:color w:val="000000"/>
          <w:kern w:val="0"/>
          <w:sz w:val="22"/>
        </w:rPr>
        <w:t>起因：代换法有时很难得到一个正确的好的猜测值。</w:t>
      </w:r>
      <w:r w:rsidRPr="001307FC">
        <w:rPr>
          <w:rFonts w:ascii="Arial" w:eastAsia="宋体" w:hAnsi="Arial" w:cs="Arial"/>
          <w:color w:val="000000"/>
          <w:kern w:val="0"/>
          <w:sz w:val="22"/>
        </w:rPr>
        <w:br/>
      </w:r>
      <w:r w:rsidRPr="001307FC">
        <w:rPr>
          <w:rFonts w:ascii="Arial" w:eastAsia="宋体" w:hAnsi="Arial" w:cs="Arial"/>
          <w:color w:val="000000"/>
          <w:kern w:val="0"/>
          <w:sz w:val="22"/>
        </w:rPr>
        <w:t>用途：画出一个</w:t>
      </w:r>
      <w:proofErr w:type="gramStart"/>
      <w:r w:rsidRPr="001307FC">
        <w:rPr>
          <w:rFonts w:ascii="Arial" w:eastAsia="宋体" w:hAnsi="Arial" w:cs="Arial"/>
          <w:color w:val="000000"/>
          <w:kern w:val="0"/>
          <w:sz w:val="22"/>
        </w:rPr>
        <w:t>递归树</w:t>
      </w:r>
      <w:proofErr w:type="gramEnd"/>
      <w:r w:rsidRPr="001307FC">
        <w:rPr>
          <w:rFonts w:ascii="Arial" w:eastAsia="宋体" w:hAnsi="Arial" w:cs="Arial"/>
          <w:color w:val="000000"/>
          <w:kern w:val="0"/>
          <w:sz w:val="22"/>
        </w:rPr>
        <w:t>是一种得到好猜测的直接方法。</w:t>
      </w:r>
      <w:r w:rsidRPr="001307FC">
        <w:rPr>
          <w:rFonts w:ascii="Arial" w:eastAsia="宋体" w:hAnsi="Arial" w:cs="Arial"/>
          <w:color w:val="000000"/>
          <w:kern w:val="0"/>
          <w:sz w:val="22"/>
        </w:rPr>
        <w:br/>
      </w:r>
      <w:r w:rsidRPr="001307FC">
        <w:rPr>
          <w:rFonts w:ascii="Arial" w:eastAsia="宋体" w:hAnsi="Arial" w:cs="Arial"/>
          <w:color w:val="000000"/>
          <w:kern w:val="0"/>
          <w:sz w:val="22"/>
        </w:rPr>
        <w:t>分析</w:t>
      </w:r>
      <w:r w:rsidRPr="001307FC">
        <w:rPr>
          <w:rFonts w:ascii="Arial" w:eastAsia="宋体" w:hAnsi="Arial" w:cs="Arial"/>
          <w:color w:val="000000"/>
          <w:kern w:val="0"/>
          <w:sz w:val="22"/>
        </w:rPr>
        <w:t>(</w:t>
      </w:r>
      <w:r w:rsidRPr="001307FC">
        <w:rPr>
          <w:rFonts w:ascii="Arial" w:eastAsia="宋体" w:hAnsi="Arial" w:cs="Arial"/>
          <w:color w:val="000000"/>
          <w:kern w:val="0"/>
          <w:sz w:val="22"/>
        </w:rPr>
        <w:t>重点</w:t>
      </w:r>
      <w:r w:rsidRPr="001307FC">
        <w:rPr>
          <w:rFonts w:ascii="Arial" w:eastAsia="宋体" w:hAnsi="Arial" w:cs="Arial"/>
          <w:color w:val="000000"/>
          <w:kern w:val="0"/>
          <w:sz w:val="22"/>
        </w:rPr>
        <w:t>)</w:t>
      </w:r>
      <w:r w:rsidRPr="001307FC">
        <w:rPr>
          <w:rFonts w:ascii="Arial" w:eastAsia="宋体" w:hAnsi="Arial" w:cs="Arial"/>
          <w:color w:val="000000"/>
          <w:kern w:val="0"/>
          <w:sz w:val="22"/>
        </w:rPr>
        <w:t>：在递归树中，每一个结点都代表递归函数调用集合中</w:t>
      </w:r>
      <w:proofErr w:type="gramStart"/>
      <w:r w:rsidRPr="001307FC">
        <w:rPr>
          <w:rFonts w:ascii="Arial" w:eastAsia="宋体" w:hAnsi="Arial" w:cs="Arial"/>
          <w:color w:val="000000"/>
          <w:kern w:val="0"/>
          <w:sz w:val="22"/>
        </w:rPr>
        <w:t>一</w:t>
      </w:r>
      <w:proofErr w:type="gramEnd"/>
      <w:r w:rsidRPr="001307FC">
        <w:rPr>
          <w:rFonts w:ascii="Arial" w:eastAsia="宋体" w:hAnsi="Arial" w:cs="Arial"/>
          <w:color w:val="000000"/>
          <w:kern w:val="0"/>
          <w:sz w:val="22"/>
        </w:rPr>
        <w:t>个子问题的代价。将递归树中每一层内的代价相加得到一个每层代价的集合，再将每层的代价相加得到递归</w:t>
      </w:r>
      <w:proofErr w:type="gramStart"/>
      <w:r w:rsidRPr="001307FC">
        <w:rPr>
          <w:rFonts w:ascii="Arial" w:eastAsia="宋体" w:hAnsi="Arial" w:cs="Arial"/>
          <w:color w:val="000000"/>
          <w:kern w:val="0"/>
          <w:sz w:val="22"/>
        </w:rPr>
        <w:t>式所有</w:t>
      </w:r>
      <w:proofErr w:type="gramEnd"/>
      <w:r w:rsidRPr="001307FC">
        <w:rPr>
          <w:rFonts w:ascii="Arial" w:eastAsia="宋体" w:hAnsi="Arial" w:cs="Arial"/>
          <w:color w:val="000000"/>
          <w:kern w:val="0"/>
          <w:sz w:val="22"/>
        </w:rPr>
        <w:t>层次的总代价。</w:t>
      </w:r>
      <w:r w:rsidRPr="001307FC">
        <w:rPr>
          <w:rFonts w:ascii="Arial" w:eastAsia="宋体" w:hAnsi="Arial" w:cs="Arial"/>
          <w:color w:val="000000"/>
          <w:kern w:val="0"/>
          <w:sz w:val="22"/>
        </w:rPr>
        <w:br/>
      </w:r>
      <w:r w:rsidRPr="001307FC">
        <w:rPr>
          <w:rFonts w:ascii="Arial" w:eastAsia="宋体" w:hAnsi="Arial" w:cs="Arial"/>
          <w:color w:val="000000"/>
          <w:kern w:val="0"/>
          <w:sz w:val="22"/>
        </w:rPr>
        <w:t>总结：</w:t>
      </w:r>
      <w:proofErr w:type="gramStart"/>
      <w:r w:rsidRPr="001307FC">
        <w:rPr>
          <w:rFonts w:ascii="Arial" w:eastAsia="宋体" w:hAnsi="Arial" w:cs="Arial"/>
          <w:color w:val="000000"/>
          <w:kern w:val="0"/>
          <w:sz w:val="22"/>
        </w:rPr>
        <w:t>递归树</w:t>
      </w:r>
      <w:proofErr w:type="gramEnd"/>
      <w:r w:rsidRPr="001307FC">
        <w:rPr>
          <w:rFonts w:ascii="Arial" w:eastAsia="宋体" w:hAnsi="Arial" w:cs="Arial"/>
          <w:color w:val="000000"/>
          <w:kern w:val="0"/>
          <w:sz w:val="22"/>
        </w:rPr>
        <w:t>最适合用来产生好的猜测，然后用代换法加以验证。</w:t>
      </w:r>
      <w:r w:rsidRPr="001307FC">
        <w:rPr>
          <w:rFonts w:ascii="Arial" w:eastAsia="宋体" w:hAnsi="Arial" w:cs="Arial"/>
          <w:color w:val="000000"/>
          <w:kern w:val="0"/>
          <w:sz w:val="22"/>
        </w:rPr>
        <w:br/>
      </w:r>
      <w:proofErr w:type="gramStart"/>
      <w:r w:rsidRPr="001307FC">
        <w:rPr>
          <w:rFonts w:ascii="Arial" w:eastAsia="宋体" w:hAnsi="Arial" w:cs="Arial"/>
          <w:color w:val="38761D"/>
          <w:kern w:val="0"/>
          <w:sz w:val="22"/>
        </w:rPr>
        <w:t>递归树</w:t>
      </w:r>
      <w:proofErr w:type="gramEnd"/>
      <w:r w:rsidRPr="001307FC">
        <w:rPr>
          <w:rFonts w:ascii="Arial" w:eastAsia="宋体" w:hAnsi="Arial" w:cs="Arial"/>
          <w:color w:val="38761D"/>
          <w:kern w:val="0"/>
          <w:sz w:val="22"/>
        </w:rPr>
        <w:t>的方法非常直观，总的代价就是把所有层次的代价相加起来得到。但是分析这个总代价的规模却不是件很容易的事情，有时需要用到很多数学的知识。</w:t>
      </w:r>
    </w:p>
    <w:p w:rsidR="00E57243" w:rsidRDefault="00D516B5" w:rsidP="001307FC">
      <w:pPr>
        <w:widowControl/>
        <w:numPr>
          <w:ilvl w:val="1"/>
          <w:numId w:val="3"/>
        </w:numPr>
        <w:tabs>
          <w:tab w:val="clear" w:pos="1440"/>
          <w:tab w:val="num" w:pos="720"/>
        </w:tabs>
        <w:spacing w:before="100" w:beforeAutospacing="1" w:after="100" w:afterAutospacing="1"/>
        <w:ind w:leftChars="171" w:left="719"/>
        <w:jc w:val="left"/>
        <w:textAlignment w:val="baseline"/>
      </w:pPr>
      <w:proofErr w:type="gramStart"/>
      <w:r w:rsidRPr="001307FC">
        <w:rPr>
          <w:rFonts w:ascii="Arial" w:eastAsia="宋体" w:hAnsi="Arial" w:cs="Arial"/>
          <w:color w:val="000000"/>
          <w:kern w:val="0"/>
          <w:sz w:val="22"/>
        </w:rPr>
        <w:t>主方法</w:t>
      </w:r>
      <w:proofErr w:type="gramEnd"/>
      <w:r w:rsidRPr="001307FC">
        <w:rPr>
          <w:rFonts w:ascii="Arial" w:eastAsia="宋体" w:hAnsi="Arial" w:cs="Arial"/>
          <w:color w:val="000000"/>
          <w:kern w:val="0"/>
          <w:sz w:val="22"/>
        </w:rPr>
        <w:t xml:space="preserve">(Master method) </w:t>
      </w:r>
      <w:r w:rsidRPr="001307FC">
        <w:rPr>
          <w:rFonts w:ascii="Arial" w:eastAsia="宋体" w:hAnsi="Arial" w:cs="Arial"/>
          <w:color w:val="000000"/>
          <w:kern w:val="0"/>
          <w:sz w:val="22"/>
        </w:rPr>
        <w:br/>
      </w:r>
      <w:proofErr w:type="gramStart"/>
      <w:r w:rsidRPr="001307FC">
        <w:rPr>
          <w:rFonts w:ascii="Arial" w:eastAsia="宋体" w:hAnsi="Arial" w:cs="Arial"/>
          <w:color w:val="FF0000"/>
          <w:kern w:val="0"/>
          <w:sz w:val="22"/>
        </w:rPr>
        <w:t>主方法</w:t>
      </w:r>
      <w:proofErr w:type="gramEnd"/>
      <w:r w:rsidRPr="001307FC">
        <w:rPr>
          <w:rFonts w:ascii="Arial" w:eastAsia="宋体" w:hAnsi="Arial" w:cs="Arial"/>
          <w:color w:val="FF0000"/>
          <w:kern w:val="0"/>
          <w:sz w:val="22"/>
        </w:rPr>
        <w:t>是最好用的</w:t>
      </w:r>
      <w:r w:rsidRPr="001307FC">
        <w:rPr>
          <w:rFonts w:ascii="Arial" w:eastAsia="宋体" w:hAnsi="Arial" w:cs="Arial"/>
          <w:color w:val="FF0000"/>
          <w:kern w:val="0"/>
          <w:sz w:val="22"/>
        </w:rPr>
        <w:t>Cookbook</w:t>
      </w:r>
      <w:r w:rsidRPr="001307FC">
        <w:rPr>
          <w:rFonts w:ascii="Arial" w:eastAsia="宋体" w:hAnsi="Arial" w:cs="Arial"/>
          <w:color w:val="FF0000"/>
          <w:kern w:val="0"/>
          <w:sz w:val="22"/>
        </w:rPr>
        <w:t>方法</w:t>
      </w:r>
      <w:r w:rsidR="00CA1ED7" w:rsidRPr="001307FC">
        <w:rPr>
          <w:rFonts w:ascii="Arial" w:eastAsia="宋体" w:hAnsi="Arial" w:cs="Arial" w:hint="eastAsia"/>
          <w:color w:val="FF0000"/>
          <w:kern w:val="0"/>
          <w:sz w:val="22"/>
        </w:rPr>
        <w:t>，太神奇了，可以瞬间估计出递归算法的时间复杂度</w:t>
      </w:r>
      <w:r w:rsidR="00CA1ED7" w:rsidRPr="001307FC">
        <w:rPr>
          <w:rFonts w:ascii="Arial" w:eastAsia="宋体" w:hAnsi="Arial" w:cs="Arial" w:hint="eastAsia"/>
          <w:color w:val="000000"/>
          <w:kern w:val="0"/>
          <w:sz w:val="22"/>
        </w:rPr>
        <w:t>，</w:t>
      </w:r>
      <w:proofErr w:type="gramStart"/>
      <w:r w:rsidR="00CA1ED7" w:rsidRPr="001307FC">
        <w:rPr>
          <w:rFonts w:ascii="Arial" w:eastAsia="宋体" w:hAnsi="Arial" w:cs="Arial" w:hint="eastAsia"/>
          <w:color w:val="000000"/>
          <w:kern w:val="0"/>
          <w:sz w:val="22"/>
        </w:rPr>
        <w:t>主方法</w:t>
      </w:r>
      <w:proofErr w:type="gramEnd"/>
      <w:r w:rsidRPr="001307FC">
        <w:rPr>
          <w:rFonts w:ascii="Arial" w:eastAsia="宋体" w:hAnsi="Arial" w:cs="Arial"/>
          <w:color w:val="000000"/>
          <w:kern w:val="0"/>
          <w:sz w:val="22"/>
        </w:rPr>
        <w:t>总结了常见的情况并给出了一个公式。</w:t>
      </w:r>
      <w:r w:rsidRPr="001307FC">
        <w:rPr>
          <w:rFonts w:ascii="Arial" w:eastAsia="宋体" w:hAnsi="Arial" w:cs="Arial"/>
          <w:color w:val="000000"/>
          <w:kern w:val="0"/>
          <w:sz w:val="22"/>
        </w:rPr>
        <w:br/>
      </w:r>
      <w:r w:rsidRPr="001307FC">
        <w:rPr>
          <w:rFonts w:ascii="Arial" w:eastAsia="宋体" w:hAnsi="Arial" w:cs="Arial"/>
          <w:color w:val="000000"/>
          <w:kern w:val="0"/>
          <w:sz w:val="22"/>
        </w:rPr>
        <w:t>优点：针对形如</w:t>
      </w:r>
      <w:r w:rsidRPr="001307FC">
        <w:rPr>
          <w:rFonts w:ascii="Arial" w:eastAsia="宋体" w:hAnsi="Arial" w:cs="Arial"/>
          <w:color w:val="0000FF"/>
          <w:kern w:val="0"/>
          <w:sz w:val="22"/>
        </w:rPr>
        <w:t>T(n)=aT(n/b)+f(n)</w:t>
      </w:r>
      <w:r w:rsidRPr="001307FC">
        <w:rPr>
          <w:rFonts w:ascii="Arial" w:eastAsia="宋体" w:hAnsi="Arial" w:cs="Arial"/>
          <w:color w:val="000000"/>
          <w:kern w:val="0"/>
          <w:sz w:val="22"/>
        </w:rPr>
        <w:t>的递归式</w:t>
      </w:r>
      <w:r w:rsidRPr="001307FC">
        <w:rPr>
          <w:rFonts w:ascii="Arial" w:eastAsia="宋体" w:hAnsi="Arial" w:cs="Arial"/>
          <w:color w:val="000000"/>
          <w:kern w:val="0"/>
          <w:sz w:val="22"/>
        </w:rPr>
        <w:br/>
      </w:r>
      <w:r w:rsidRPr="001307FC">
        <w:rPr>
          <w:rFonts w:ascii="Arial" w:eastAsia="宋体" w:hAnsi="Arial" w:cs="Arial"/>
          <w:color w:val="000000"/>
          <w:kern w:val="0"/>
          <w:sz w:val="22"/>
        </w:rPr>
        <w:t>缺点：并不能解所有形如上式的递归式的解。因为主方法在第</w:t>
      </w:r>
      <w:r w:rsidRPr="001307FC">
        <w:rPr>
          <w:rFonts w:ascii="Arial" w:eastAsia="宋体" w:hAnsi="Arial" w:cs="Arial"/>
          <w:color w:val="000000"/>
          <w:kern w:val="0"/>
          <w:sz w:val="22"/>
        </w:rPr>
        <w:t>1</w:t>
      </w:r>
      <w:r w:rsidRPr="001307FC">
        <w:rPr>
          <w:rFonts w:ascii="Arial" w:eastAsia="宋体" w:hAnsi="Arial" w:cs="Arial"/>
          <w:color w:val="000000"/>
          <w:kern w:val="0"/>
          <w:sz w:val="22"/>
        </w:rPr>
        <w:t>种情况与第</w:t>
      </w:r>
      <w:r w:rsidRPr="001307FC">
        <w:rPr>
          <w:rFonts w:ascii="Arial" w:eastAsia="宋体" w:hAnsi="Arial" w:cs="Arial"/>
          <w:color w:val="000000"/>
          <w:kern w:val="0"/>
          <w:sz w:val="22"/>
        </w:rPr>
        <w:t>2</w:t>
      </w:r>
      <w:r w:rsidRPr="001307FC">
        <w:rPr>
          <w:rFonts w:ascii="Arial" w:eastAsia="宋体" w:hAnsi="Arial" w:cs="Arial"/>
          <w:color w:val="000000"/>
          <w:kern w:val="0"/>
          <w:sz w:val="22"/>
        </w:rPr>
        <w:t>种情况之间、第</w:t>
      </w:r>
      <w:r w:rsidRPr="001307FC">
        <w:rPr>
          <w:rFonts w:ascii="Arial" w:eastAsia="宋体" w:hAnsi="Arial" w:cs="Arial"/>
          <w:color w:val="000000"/>
          <w:kern w:val="0"/>
          <w:sz w:val="22"/>
        </w:rPr>
        <w:t>2</w:t>
      </w:r>
      <w:r w:rsidRPr="001307FC">
        <w:rPr>
          <w:rFonts w:ascii="Arial" w:eastAsia="宋体" w:hAnsi="Arial" w:cs="Arial"/>
          <w:color w:val="000000"/>
          <w:kern w:val="0"/>
          <w:sz w:val="22"/>
        </w:rPr>
        <w:t>种情况与第</w:t>
      </w:r>
      <w:r w:rsidRPr="001307FC">
        <w:rPr>
          <w:rFonts w:ascii="Arial" w:eastAsia="宋体" w:hAnsi="Arial" w:cs="Arial"/>
          <w:color w:val="000000"/>
          <w:kern w:val="0"/>
          <w:sz w:val="22"/>
        </w:rPr>
        <w:t>3</w:t>
      </w:r>
      <w:r w:rsidRPr="001307FC">
        <w:rPr>
          <w:rFonts w:ascii="Arial" w:eastAsia="宋体" w:hAnsi="Arial" w:cs="Arial"/>
          <w:color w:val="000000"/>
          <w:kern w:val="0"/>
          <w:sz w:val="22"/>
        </w:rPr>
        <w:t>种情况之间都存在着一条沟，所以会存在着不能适用的情况。</w:t>
      </w:r>
      <w:r w:rsidRPr="001307FC">
        <w:rPr>
          <w:rFonts w:ascii="Arial" w:eastAsia="宋体" w:hAnsi="Arial" w:cs="Arial"/>
          <w:color w:val="000000"/>
          <w:kern w:val="0"/>
          <w:sz w:val="22"/>
        </w:rPr>
        <w:br/>
      </w:r>
      <w:r w:rsidRPr="001307FC">
        <w:rPr>
          <w:rFonts w:ascii="Arial" w:eastAsia="宋体" w:hAnsi="Arial" w:cs="Arial"/>
          <w:color w:val="000000"/>
          <w:kern w:val="0"/>
          <w:sz w:val="22"/>
          <w:u w:val="single"/>
        </w:rPr>
        <w:t>直觉上：实际上</w:t>
      </w:r>
      <w:proofErr w:type="gramStart"/>
      <w:r w:rsidRPr="001307FC">
        <w:rPr>
          <w:rFonts w:ascii="Arial" w:eastAsia="宋体" w:hAnsi="Arial" w:cs="Arial"/>
          <w:color w:val="000000"/>
          <w:kern w:val="0"/>
          <w:sz w:val="22"/>
          <w:u w:val="single"/>
        </w:rPr>
        <w:t>主方法</w:t>
      </w:r>
      <w:proofErr w:type="gramEnd"/>
      <w:r w:rsidRPr="001307FC">
        <w:rPr>
          <w:rFonts w:ascii="Arial" w:eastAsia="宋体" w:hAnsi="Arial" w:cs="Arial"/>
          <w:color w:val="000000"/>
          <w:kern w:val="0"/>
          <w:sz w:val="22"/>
          <w:u w:val="single"/>
        </w:rPr>
        <w:t>一直在比较</w:t>
      </w:r>
      <w:r w:rsidRPr="001307FC">
        <w:rPr>
          <w:rFonts w:ascii="Arial" w:eastAsia="宋体" w:hAnsi="Arial" w:cs="Arial"/>
          <w:color w:val="000000"/>
          <w:kern w:val="0"/>
          <w:sz w:val="22"/>
          <w:u w:val="single"/>
        </w:rPr>
        <w:t>f(n)</w:t>
      </w:r>
      <w:r w:rsidRPr="001307FC">
        <w:rPr>
          <w:rFonts w:ascii="Arial" w:eastAsia="宋体" w:hAnsi="Arial" w:cs="Arial"/>
          <w:color w:val="000000"/>
          <w:kern w:val="0"/>
          <w:sz w:val="22"/>
          <w:u w:val="single"/>
        </w:rPr>
        <w:t>与</w:t>
      </w:r>
      <w:r w:rsidR="00592234" w:rsidRPr="001307FC">
        <w:rPr>
          <w:rFonts w:ascii="Arial" w:eastAsia="宋体" w:hAnsi="Arial" w:cs="Arial"/>
          <w:color w:val="000000"/>
          <w:kern w:val="0"/>
          <w:sz w:val="22"/>
          <w:u w:val="single"/>
        </w:rPr>
        <w:t>N</w:t>
      </w:r>
      <w:r w:rsidR="00592234" w:rsidRPr="001307FC">
        <w:rPr>
          <w:rFonts w:ascii="Arial" w:eastAsia="宋体" w:hAnsi="Arial" w:cs="Arial"/>
          <w:color w:val="000000"/>
          <w:kern w:val="0"/>
          <w:sz w:val="22"/>
          <w:u w:val="single"/>
          <w:vertAlign w:val="superscript"/>
        </w:rPr>
        <w:t>Log</w:t>
      </w:r>
      <w:r w:rsidR="00592234" w:rsidRPr="001307FC">
        <w:rPr>
          <w:rFonts w:ascii="Arial" w:eastAsia="宋体" w:hAnsi="Arial" w:cs="Arial" w:hint="eastAsia"/>
          <w:color w:val="000000"/>
          <w:kern w:val="0"/>
          <w:sz w:val="22"/>
          <w:u w:val="single"/>
          <w:vertAlign w:val="subscript"/>
        </w:rPr>
        <w:t>b</w:t>
      </w:r>
      <w:r w:rsidR="00592234" w:rsidRPr="001307FC">
        <w:rPr>
          <w:rFonts w:ascii="Arial" w:eastAsia="宋体" w:hAnsi="Arial" w:cs="Arial" w:hint="eastAsia"/>
          <w:color w:val="000000"/>
          <w:kern w:val="0"/>
          <w:sz w:val="22"/>
          <w:u w:val="single"/>
          <w:vertAlign w:val="superscript"/>
        </w:rPr>
        <w:t>a</w:t>
      </w:r>
      <w:r w:rsidRPr="001307FC">
        <w:rPr>
          <w:rFonts w:ascii="Arial" w:eastAsia="宋体" w:hAnsi="Arial" w:cs="Arial"/>
          <w:color w:val="000000"/>
          <w:kern w:val="0"/>
          <w:sz w:val="22"/>
          <w:u w:val="single"/>
        </w:rPr>
        <w:t>的规模，然后选取规模大的作为最后的递归式的规模。</w:t>
      </w:r>
      <w:r w:rsidR="00AE6813" w:rsidRPr="001307FC">
        <w:rPr>
          <w:rFonts w:ascii="Arial" w:eastAsia="宋体" w:hAnsi="Arial" w:cs="Arial" w:hint="eastAsia"/>
          <w:color w:val="000000"/>
          <w:kern w:val="0"/>
          <w:sz w:val="22"/>
        </w:rPr>
        <w:br/>
      </w:r>
      <w:r w:rsidR="005D2C72">
        <w:rPr>
          <w:rFonts w:hint="eastAsia"/>
        </w:rPr>
        <w:t>主方法：</w:t>
      </w:r>
      <w:r w:rsidR="00AE6813" w:rsidRPr="001307FC">
        <w:t>设</w:t>
      </w:r>
      <w:r w:rsidR="00AE6813" w:rsidRPr="001307FC">
        <w:t>a≥1</w:t>
      </w:r>
      <w:r w:rsidR="00AE6813" w:rsidRPr="001307FC">
        <w:t>和</w:t>
      </w:r>
      <w:r w:rsidR="00AE6813" w:rsidRPr="001307FC">
        <w:t>b≥1</w:t>
      </w:r>
      <w:r w:rsidR="00AE6813" w:rsidRPr="001307FC">
        <w:t>是常数</w:t>
      </w:r>
      <w:r w:rsidR="00AE6813" w:rsidRPr="001307FC">
        <w:t>f (n)</w:t>
      </w:r>
      <w:r w:rsidR="00AE6813" w:rsidRPr="001307FC">
        <w:t>是定义在非负整数上的一个确定的非负函数。又设</w:t>
      </w:r>
      <w:r w:rsidR="00AE6813" w:rsidRPr="001307FC">
        <w:t>T(n)</w:t>
      </w:r>
      <w:r w:rsidR="00AE6813" w:rsidRPr="001307FC">
        <w:t>也是定义在非负整数上的一个非负函数，且满足递归方程</w:t>
      </w:r>
      <w:r w:rsidR="00312C68" w:rsidRPr="003C4B28">
        <w:rPr>
          <w:rFonts w:ascii="Arial" w:eastAsia="宋体" w:hAnsi="Arial" w:cs="Arial"/>
          <w:color w:val="0000FF"/>
          <w:kern w:val="0"/>
          <w:sz w:val="22"/>
        </w:rPr>
        <w:t>T(n)=aT(n/b)+f(n)</w:t>
      </w:r>
      <w:r w:rsidR="00AE6813" w:rsidRPr="001307FC">
        <w:t>。方程</w:t>
      </w:r>
      <w:r w:rsidR="00312C68" w:rsidRPr="003C4B28">
        <w:rPr>
          <w:rFonts w:ascii="Arial" w:eastAsia="宋体" w:hAnsi="Arial" w:cs="Arial"/>
          <w:color w:val="0000FF"/>
          <w:kern w:val="0"/>
          <w:sz w:val="22"/>
        </w:rPr>
        <w:t>T(n)=aT(n/b)+f(n)</w:t>
      </w:r>
      <w:r w:rsidR="00AE6813" w:rsidRPr="001307FC">
        <w:t>中的</w:t>
      </w:r>
      <w:r w:rsidR="00AE6813" w:rsidRPr="001307FC">
        <w:t>n/b</w:t>
      </w:r>
      <w:r w:rsidR="00AE6813" w:rsidRPr="001307FC">
        <w:t>可以是</w:t>
      </w:r>
      <w:r w:rsidR="00AE6813" w:rsidRPr="001307FC">
        <w:t>[n/b]</w:t>
      </w:r>
      <w:r w:rsidR="00AE6813" w:rsidRPr="001307FC">
        <w:t>，也可以是</w:t>
      </w:r>
      <w:r w:rsidR="00AE6813" w:rsidRPr="001307FC">
        <w:t>n/b</w:t>
      </w:r>
      <w:r w:rsidR="00AE6813" w:rsidRPr="001307FC">
        <w:t>。那么，在</w:t>
      </w:r>
      <w:r w:rsidR="00AE6813" w:rsidRPr="001307FC">
        <w:t>f(n)</w:t>
      </w:r>
      <w:r w:rsidR="00AE6813" w:rsidRPr="001307FC">
        <w:t>的三类情况下，我们有</w:t>
      </w:r>
      <w:r w:rsidR="00AE6813" w:rsidRPr="001307FC">
        <w:t>T(n)</w:t>
      </w:r>
      <w:r w:rsidR="00AE6813" w:rsidRPr="001307FC">
        <w:t>的渐近估计式：</w:t>
      </w:r>
    </w:p>
    <w:p w:rsidR="00E57243"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pPr>
      <w:r w:rsidRPr="003C4B28">
        <w:t>若对于某常数</w:t>
      </w:r>
      <w:r w:rsidRPr="003C4B28">
        <w:t>ε&gt;0</w:t>
      </w:r>
      <w:r w:rsidRPr="003C4B28">
        <w:t>，有</w:t>
      </w:r>
      <w:r w:rsidRPr="003C4B28">
        <w:rPr>
          <w:rFonts w:hint="eastAsia"/>
          <w:noProof/>
        </w:rPr>
        <w:drawing>
          <wp:inline distT="0" distB="0" distL="0" distR="0" wp14:anchorId="71ACDE7C" wp14:editId="0FE03C3A">
            <wp:extent cx="1304925" cy="266700"/>
            <wp:effectExtent l="0" t="0" r="0" b="0"/>
            <wp:docPr id="18" name="图片 18"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主方法（master &lt;wbr&gt;method）求算法的渐近复杂性"/>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4925" cy="266700"/>
                    </a:xfrm>
                    <a:prstGeom prst="rect">
                      <a:avLst/>
                    </a:prstGeom>
                    <a:noFill/>
                    <a:ln>
                      <a:noFill/>
                    </a:ln>
                  </pic:spPr>
                </pic:pic>
              </a:graphicData>
            </a:graphic>
          </wp:inline>
        </w:drawing>
      </w:r>
      <w:r w:rsidRPr="003C4B28">
        <w:t>，则</w:t>
      </w:r>
      <w:r w:rsidRPr="003C4B28">
        <w:rPr>
          <w:rFonts w:hint="eastAsia"/>
          <w:noProof/>
        </w:rPr>
        <w:drawing>
          <wp:inline distT="0" distB="0" distL="0" distR="0" wp14:anchorId="2873363E" wp14:editId="66F4B2B3">
            <wp:extent cx="1114425" cy="266700"/>
            <wp:effectExtent l="0" t="0" r="0" b="0"/>
            <wp:docPr id="16" name="图片 16"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主方法（master &lt;wbr&gt;method）求算法的渐近复杂性"/>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4425" cy="266700"/>
                    </a:xfrm>
                    <a:prstGeom prst="rect">
                      <a:avLst/>
                    </a:prstGeom>
                    <a:noFill/>
                    <a:ln>
                      <a:noFill/>
                    </a:ln>
                  </pic:spPr>
                </pic:pic>
              </a:graphicData>
            </a:graphic>
          </wp:inline>
        </w:drawing>
      </w:r>
      <w:r w:rsidRPr="003C4B28">
        <w:t>；</w:t>
      </w:r>
    </w:p>
    <w:p w:rsidR="00E57243"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pPr>
      <w:r w:rsidRPr="003C4B28">
        <w:t>若</w:t>
      </w:r>
      <w:r w:rsidRPr="003C4B28">
        <w:rPr>
          <w:rFonts w:hint="eastAsia"/>
          <w:noProof/>
        </w:rPr>
        <w:drawing>
          <wp:inline distT="0" distB="0" distL="0" distR="0" wp14:anchorId="5478767C" wp14:editId="2C665DBF">
            <wp:extent cx="1133475" cy="266700"/>
            <wp:effectExtent l="0" t="0" r="0" b="0"/>
            <wp:docPr id="12" name="图片 12"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主方法（master &lt;wbr&gt;method）求算法的渐近复杂性"/>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3C4B28">
        <w:t>，则</w:t>
      </w:r>
      <w:r w:rsidRPr="003C4B28">
        <w:rPr>
          <w:rFonts w:hint="eastAsia"/>
          <w:noProof/>
        </w:rPr>
        <w:drawing>
          <wp:inline distT="0" distB="0" distL="0" distR="0" wp14:anchorId="6E273509" wp14:editId="712A9380">
            <wp:extent cx="1447800" cy="257175"/>
            <wp:effectExtent l="0" t="0" r="0" b="0"/>
            <wp:docPr id="10" name="图片 10"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主方法（master &lt;wbr&gt;method）求算法的渐近复杂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257175"/>
                    </a:xfrm>
                    <a:prstGeom prst="rect">
                      <a:avLst/>
                    </a:prstGeom>
                    <a:noFill/>
                    <a:ln>
                      <a:noFill/>
                    </a:ln>
                  </pic:spPr>
                </pic:pic>
              </a:graphicData>
            </a:graphic>
          </wp:inline>
        </w:drawing>
      </w:r>
      <w:r w:rsidRPr="003C4B28">
        <w:t>；</w:t>
      </w:r>
    </w:p>
    <w:p w:rsidR="00E57243" w:rsidRPr="001307FC"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pPr>
      <w:r w:rsidRPr="003C4B28">
        <w:t>若对其常数</w:t>
      </w:r>
      <w:r w:rsidRPr="003C4B28">
        <w:t>ε&gt;0</w:t>
      </w:r>
      <w:r w:rsidRPr="003C4B28">
        <w:t>，有</w:t>
      </w:r>
      <w:r w:rsidRPr="003C4B28">
        <w:rPr>
          <w:rFonts w:hint="eastAsia"/>
          <w:noProof/>
        </w:rPr>
        <w:drawing>
          <wp:inline distT="0" distB="0" distL="0" distR="0" wp14:anchorId="096991A9" wp14:editId="3205B31F">
            <wp:extent cx="1323975" cy="266700"/>
            <wp:effectExtent l="0" t="0" r="0" b="0"/>
            <wp:docPr id="6" name="图片 6"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主方法（master &lt;wbr&gt;method）求算法的渐近复杂性"/>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975" cy="266700"/>
                    </a:xfrm>
                    <a:prstGeom prst="rect">
                      <a:avLst/>
                    </a:prstGeom>
                    <a:noFill/>
                    <a:ln>
                      <a:noFill/>
                    </a:ln>
                  </pic:spPr>
                </pic:pic>
              </a:graphicData>
            </a:graphic>
          </wp:inline>
        </w:drawing>
      </w:r>
      <w:r w:rsidRPr="003C4B28">
        <w:t>且对于某常数</w:t>
      </w:r>
      <w:r w:rsidRPr="003C4B28">
        <w:t>c&gt;1</w:t>
      </w:r>
      <w:r w:rsidRPr="003C4B28">
        <w:t>和所有</w:t>
      </w:r>
      <w:proofErr w:type="gramStart"/>
      <w:r w:rsidRPr="003C4B28">
        <w:t>充分大</w:t>
      </w:r>
      <w:proofErr w:type="gramEnd"/>
      <w:r w:rsidRPr="003C4B28">
        <w:t>的正整数</w:t>
      </w:r>
      <w:r w:rsidRPr="003C4B28">
        <w:t>n</w:t>
      </w:r>
      <w:r w:rsidRPr="003C4B28">
        <w:t>有</w:t>
      </w:r>
      <w:r w:rsidRPr="003C4B28">
        <w:t>af(n/b)≤cf(n)</w:t>
      </w:r>
      <w:r w:rsidRPr="003C4B28">
        <w:t>，则</w:t>
      </w:r>
      <w:r w:rsidRPr="003C4B28">
        <w:t>T(n)=θ(f(n))</w:t>
      </w:r>
      <w:r w:rsidRPr="003C4B28">
        <w:t>。</w:t>
      </w:r>
    </w:p>
    <w:p w:rsidR="00E57243" w:rsidRPr="001307FC" w:rsidRDefault="00E57243" w:rsidP="001307FC"/>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第5章：概率分析与随机算法</w:t>
      </w:r>
    </w:p>
    <w:p w:rsidR="001E4D65" w:rsidRDefault="00D516B5" w:rsidP="00B556EF">
      <w:pPr>
        <w:widowControl/>
        <w:jc w:val="left"/>
        <w:rPr>
          <w:rFonts w:ascii="Arial" w:eastAsia="宋体" w:hAnsi="Arial" w:cs="Arial"/>
          <w:color w:val="000000"/>
          <w:kern w:val="0"/>
          <w:sz w:val="22"/>
        </w:rPr>
      </w:pPr>
      <w:del w:id="42" w:author="tcq" w:date="2011-06-17T23:13:00Z">
        <w:r w:rsidRPr="00D516B5" w:rsidDel="00EC235B">
          <w:rPr>
            <w:rFonts w:ascii="Arial" w:eastAsia="宋体" w:hAnsi="Arial" w:cs="Arial"/>
            <w:color w:val="000000"/>
            <w:kern w:val="0"/>
            <w:sz w:val="22"/>
          </w:rPr>
          <w:delText>一</w:delText>
        </w:r>
      </w:del>
      <w:ins w:id="43" w:author="tcq" w:date="2011-06-17T23:13:00Z">
        <w:r w:rsidR="00EC235B">
          <w:rPr>
            <w:rFonts w:ascii="Arial" w:eastAsia="宋体" w:hAnsi="Arial" w:cs="Arial" w:hint="eastAsia"/>
            <w:color w:val="000000"/>
            <w:kern w:val="0"/>
            <w:sz w:val="22"/>
          </w:rPr>
          <w:t>1</w:t>
        </w:r>
      </w:ins>
      <w:r w:rsidRPr="00D516B5">
        <w:rPr>
          <w:rFonts w:ascii="Arial" w:eastAsia="宋体" w:hAnsi="Arial" w:cs="Arial"/>
          <w:color w:val="000000"/>
          <w:kern w:val="0"/>
          <w:sz w:val="22"/>
        </w:rPr>
        <w:t>：随机算法：如果一个算法的行为不只是由输入决定，同时也由随机数生成器所产生的数值决定，则称这个算法是随机的。</w:t>
      </w:r>
    </w:p>
    <w:p w:rsidR="00D516B5" w:rsidRPr="00D516B5" w:rsidRDefault="00D516B5" w:rsidP="00B556EF">
      <w:pPr>
        <w:widowControl/>
        <w:jc w:val="left"/>
        <w:rPr>
          <w:rFonts w:ascii="Simsun" w:eastAsia="宋体" w:hAnsi="Simsun" w:cs="宋体" w:hint="eastAsia"/>
          <w:color w:val="000000"/>
          <w:kern w:val="0"/>
          <w:sz w:val="27"/>
          <w:szCs w:val="27"/>
        </w:rPr>
      </w:pPr>
      <w:del w:id="44" w:author="tcq" w:date="2011-06-17T23:13:00Z">
        <w:r w:rsidRPr="00D516B5" w:rsidDel="00EC235B">
          <w:rPr>
            <w:rFonts w:ascii="Arial" w:eastAsia="宋体" w:hAnsi="Arial" w:cs="Arial"/>
            <w:color w:val="000000"/>
            <w:kern w:val="0"/>
            <w:sz w:val="22"/>
          </w:rPr>
          <w:delText>二</w:delText>
        </w:r>
      </w:del>
      <w:ins w:id="45" w:author="tcq" w:date="2011-06-17T23:13:00Z">
        <w:r w:rsidR="00EC235B">
          <w:rPr>
            <w:rFonts w:ascii="Arial" w:eastAsia="宋体" w:hAnsi="Arial" w:cs="Arial" w:hint="eastAsia"/>
            <w:color w:val="000000"/>
            <w:kern w:val="0"/>
            <w:sz w:val="22"/>
          </w:rPr>
          <w:t>2</w:t>
        </w:r>
      </w:ins>
      <w:r w:rsidRPr="00D516B5">
        <w:rPr>
          <w:rFonts w:ascii="Arial" w:eastAsia="宋体" w:hAnsi="Arial" w:cs="Arial"/>
          <w:color w:val="000000"/>
          <w:kern w:val="0"/>
          <w:sz w:val="22"/>
        </w:rPr>
        <w:t>：指示器随机变量</w:t>
      </w:r>
      <w:r w:rsidRPr="00D516B5">
        <w:rPr>
          <w:rFonts w:ascii="Arial" w:eastAsia="宋体" w:hAnsi="Arial" w:cs="Arial"/>
          <w:color w:val="000000"/>
          <w:kern w:val="0"/>
          <w:sz w:val="22"/>
        </w:rPr>
        <w:t>I(A)</w:t>
      </w:r>
      <w:r w:rsidRPr="00D516B5">
        <w:rPr>
          <w:rFonts w:ascii="Arial" w:eastAsia="宋体" w:hAnsi="Arial" w:cs="Arial"/>
          <w:color w:val="000000"/>
          <w:kern w:val="0"/>
          <w:sz w:val="22"/>
        </w:rPr>
        <w:t>的定义很简单：</w:t>
      </w:r>
    </w:p>
    <w:p w:rsidR="00D516B5" w:rsidRPr="00D516B5" w:rsidRDefault="008C5EF0" w:rsidP="00B556EF">
      <w:pPr>
        <w:widowControl/>
        <w:jc w:val="center"/>
        <w:rPr>
          <w:rFonts w:ascii="Simsun" w:eastAsia="宋体" w:hAnsi="Simsun" w:cs="宋体" w:hint="eastAsia"/>
          <w:color w:val="000000"/>
          <w:kern w:val="0"/>
          <w:sz w:val="27"/>
          <w:szCs w:val="27"/>
        </w:rPr>
      </w:pPr>
      <m:oMath>
        <m:r>
          <m:rPr>
            <m:sty m:val="p"/>
          </m:rPr>
          <w:rPr>
            <w:rFonts w:ascii="Cambria Math" w:eastAsia="宋体" w:hAnsi="Cambria Math" w:cs="Arial"/>
            <w:color w:val="000000"/>
            <w:kern w:val="0"/>
            <w:sz w:val="22"/>
          </w:rPr>
          <m:t>I</m:t>
        </m:r>
        <m:d>
          <m:dPr>
            <m:ctrlPr>
              <w:rPr>
                <w:rFonts w:ascii="Cambria Math" w:eastAsia="宋体" w:hAnsi="Cambria Math" w:cs="Arial"/>
                <w:color w:val="000000"/>
                <w:kern w:val="0"/>
                <w:sz w:val="22"/>
              </w:rPr>
            </m:ctrlPr>
          </m:dPr>
          <m:e>
            <m:r>
              <m:rPr>
                <m:sty m:val="p"/>
              </m:rPr>
              <w:rPr>
                <w:rFonts w:ascii="Cambria Math" w:eastAsia="宋体" w:hAnsi="Cambria Math" w:cs="Arial"/>
                <w:color w:val="000000"/>
                <w:kern w:val="0"/>
                <w:sz w:val="22"/>
              </w:rPr>
              <m:t>A</m:t>
            </m:r>
          </m:e>
        </m:d>
        <m:r>
          <w:rPr>
            <w:rFonts w:ascii="Cambria Math" w:eastAsia="宋体" w:hAnsi="Cambria Math" w:cs="Arial"/>
            <w:color w:val="000000"/>
            <w:kern w:val="0"/>
            <w:sz w:val="22"/>
          </w:rPr>
          <m:t xml:space="preserve">= </m:t>
        </m:r>
        <m:d>
          <m:dPr>
            <m:begChr m:val="{"/>
            <m:endChr m:val=""/>
            <m:ctrlPr>
              <w:rPr>
                <w:rFonts w:ascii="Cambria Math" w:eastAsia="宋体" w:hAnsi="Cambria Math" w:cs="Arial"/>
                <w:i/>
                <w:color w:val="000000"/>
                <w:kern w:val="0"/>
                <w:sz w:val="22"/>
              </w:rPr>
            </m:ctrlPr>
          </m:dPr>
          <m:e>
            <m:eqArr>
              <m:eqArrPr>
                <m:ctrlPr>
                  <w:rPr>
                    <w:rFonts w:ascii="Cambria Math" w:eastAsia="宋体" w:hAnsi="Cambria Math" w:cs="Arial"/>
                    <w:i/>
                    <w:color w:val="000000"/>
                    <w:kern w:val="0"/>
                    <w:sz w:val="22"/>
                  </w:rPr>
                </m:ctrlPr>
              </m:eqArrPr>
              <m:e>
                <m:r>
                  <m:rPr>
                    <m:sty m:val="p"/>
                  </m:rPr>
                  <w:rPr>
                    <w:rFonts w:ascii="Cambria Math" w:eastAsia="宋体" w:hAnsi="Cambria Math" w:cs="Arial"/>
                    <w:color w:val="000000"/>
                    <w:kern w:val="0"/>
                    <w:sz w:val="22"/>
                  </w:rPr>
                  <m:t xml:space="preserve">0       </m:t>
                </m:r>
                <m:r>
                  <m:rPr>
                    <m:sty m:val="p"/>
                  </m:rPr>
                  <w:rPr>
                    <w:rFonts w:ascii="Cambria Math" w:eastAsia="宋体" w:hAnsi="Cambria Math" w:cs="Arial"/>
                    <w:color w:val="000000"/>
                    <w:kern w:val="0"/>
                    <w:sz w:val="22"/>
                  </w:rPr>
                  <m:t>如果</m:t>
                </m:r>
                <m:r>
                  <m:rPr>
                    <m:sty m:val="p"/>
                  </m:rPr>
                  <w:rPr>
                    <w:rFonts w:ascii="Cambria Math" w:eastAsia="宋体" w:hAnsi="Cambria Math" w:cs="Arial"/>
                    <w:color w:val="000000"/>
                    <w:kern w:val="0"/>
                    <w:sz w:val="22"/>
                  </w:rPr>
                  <m:t>A</m:t>
                </m:r>
                <m:r>
                  <m:rPr>
                    <m:sty m:val="p"/>
                  </m:rPr>
                  <w:rPr>
                    <w:rFonts w:ascii="Cambria Math" w:eastAsia="宋体" w:hAnsi="Cambria Math" w:cs="Arial"/>
                    <w:color w:val="000000"/>
                    <w:kern w:val="0"/>
                    <w:sz w:val="22"/>
                  </w:rPr>
                  <m:t>不发生的话</m:t>
                </m:r>
              </m:e>
              <m:e>
                <m:r>
                  <m:rPr>
                    <m:sty m:val="p"/>
                  </m:rPr>
                  <w:rPr>
                    <w:rFonts w:ascii="Cambria Math" w:eastAsia="宋体" w:hAnsi="Cambria Math" w:cs="Arial"/>
                    <w:color w:val="000000"/>
                    <w:kern w:val="0"/>
                    <w:sz w:val="22"/>
                  </w:rPr>
                  <m:t xml:space="preserve">1           </m:t>
                </m:r>
                <m:r>
                  <m:rPr>
                    <m:sty m:val="p"/>
                  </m:rPr>
                  <w:rPr>
                    <w:rFonts w:ascii="Cambria Math" w:eastAsia="宋体" w:hAnsi="Cambria Math" w:cs="Arial"/>
                    <w:color w:val="000000"/>
                    <w:kern w:val="0"/>
                    <w:sz w:val="22"/>
                  </w:rPr>
                  <m:t>如果</m:t>
                </m:r>
                <m:r>
                  <m:rPr>
                    <m:sty m:val="p"/>
                  </m:rPr>
                  <w:rPr>
                    <w:rFonts w:ascii="Cambria Math" w:eastAsia="宋体" w:hAnsi="Cambria Math" w:cs="Arial"/>
                    <w:color w:val="000000"/>
                    <w:kern w:val="0"/>
                    <w:sz w:val="22"/>
                  </w:rPr>
                  <m:t>A</m:t>
                </m:r>
                <m:r>
                  <m:rPr>
                    <m:sty m:val="p"/>
                  </m:rPr>
                  <w:rPr>
                    <w:rFonts w:ascii="Cambria Math" w:eastAsia="宋体" w:hAnsi="Cambria Math" w:cs="Arial"/>
                    <w:color w:val="000000"/>
                    <w:kern w:val="0"/>
                    <w:sz w:val="22"/>
                  </w:rPr>
                  <m:t>发生的话</m:t>
                </m:r>
              </m:e>
            </m:eqArr>
          </m:e>
        </m:d>
      </m:oMath>
      <w:r w:rsidRPr="00D516B5" w:rsidDel="008C5EF0">
        <w:rPr>
          <w:rFonts w:ascii="Arial" w:eastAsia="宋体" w:hAnsi="Arial" w:cs="Arial"/>
          <w:color w:val="000000"/>
          <w:kern w:val="0"/>
          <w:sz w:val="22"/>
        </w:rPr>
        <w:t xml:space="preserve"> </w:t>
      </w:r>
    </w:p>
    <w:p w:rsidR="001E4D65" w:rsidRDefault="00D516B5" w:rsidP="001307FC">
      <w:pPr>
        <w:widowControl/>
        <w:jc w:val="left"/>
        <w:rPr>
          <w:rFonts w:ascii="Arial" w:eastAsia="宋体" w:hAnsi="Arial" w:cs="Arial"/>
          <w:color w:val="000000"/>
          <w:kern w:val="0"/>
          <w:sz w:val="22"/>
        </w:rPr>
      </w:pPr>
      <w:r w:rsidRPr="00D516B5">
        <w:rPr>
          <w:rFonts w:ascii="Arial" w:eastAsia="宋体" w:hAnsi="Arial" w:cs="Arial"/>
          <w:color w:val="000000"/>
          <w:kern w:val="0"/>
          <w:sz w:val="22"/>
        </w:rPr>
        <w:t>       </w:t>
      </w:r>
      <w:r w:rsidRPr="00D516B5">
        <w:rPr>
          <w:rFonts w:ascii="Arial" w:eastAsia="宋体" w:hAnsi="Arial" w:cs="Arial"/>
          <w:color w:val="000000"/>
          <w:kern w:val="0"/>
          <w:sz w:val="22"/>
        </w:rPr>
        <w:t>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对应的指示器随机变量的期望期等于事件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发生的概率。</w:t>
      </w:r>
    </w:p>
    <w:p w:rsidR="00D516B5" w:rsidRPr="00D516B5" w:rsidRDefault="00D516B5" w:rsidP="00B556EF">
      <w:pPr>
        <w:widowControl/>
        <w:jc w:val="left"/>
        <w:rPr>
          <w:rFonts w:ascii="Simsun" w:eastAsia="宋体" w:hAnsi="Simsun" w:cs="宋体" w:hint="eastAsia"/>
          <w:color w:val="000000"/>
          <w:kern w:val="0"/>
          <w:sz w:val="27"/>
          <w:szCs w:val="27"/>
        </w:rPr>
      </w:pPr>
      <w:del w:id="46" w:author="tcq" w:date="2011-06-17T23:13:00Z">
        <w:r w:rsidRPr="00D516B5" w:rsidDel="00EC235B">
          <w:rPr>
            <w:rFonts w:ascii="Arial" w:eastAsia="宋体" w:hAnsi="Arial" w:cs="Arial"/>
            <w:color w:val="000000"/>
            <w:kern w:val="0"/>
            <w:sz w:val="22"/>
          </w:rPr>
          <w:delText>三</w:delText>
        </w:r>
      </w:del>
      <w:ins w:id="47" w:author="tcq" w:date="2011-06-17T23:13:00Z">
        <w:r w:rsidR="00EC235B">
          <w:rPr>
            <w:rFonts w:ascii="Arial" w:eastAsia="宋体" w:hAnsi="Arial" w:cs="Arial" w:hint="eastAsia"/>
            <w:color w:val="000000"/>
            <w:kern w:val="0"/>
            <w:sz w:val="22"/>
          </w:rPr>
          <w:t>3</w:t>
        </w:r>
      </w:ins>
      <w:r w:rsidRPr="00D516B5">
        <w:rPr>
          <w:rFonts w:ascii="Arial" w:eastAsia="宋体" w:hAnsi="Arial" w:cs="Arial"/>
          <w:color w:val="000000"/>
          <w:kern w:val="0"/>
          <w:sz w:val="22"/>
        </w:rPr>
        <w:t>：介绍了两种随机排列数组的生成方法：</w:t>
      </w:r>
    </w:p>
    <w:p w:rsidR="00D516B5" w:rsidRPr="00D516B5" w:rsidRDefault="00D516B5" w:rsidP="001E4D65">
      <w:pPr>
        <w:widowControl/>
        <w:numPr>
          <w:ilvl w:val="0"/>
          <w:numId w:val="9"/>
        </w:numPr>
        <w:spacing w:before="100" w:beforeAutospacing="1" w:after="100" w:afterAutospacing="1"/>
        <w:ind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随机优先级法：为数组的每个元素赋一个随机的优先级，再根据这个优先级对数组中的元素进行排序。可证这样得到的数字满足随机的性质。</w:t>
      </w:r>
    </w:p>
    <w:p w:rsidR="00D516B5" w:rsidRDefault="00D516B5" w:rsidP="001E4D65">
      <w:pPr>
        <w:widowControl/>
        <w:numPr>
          <w:ilvl w:val="0"/>
          <w:numId w:val="9"/>
        </w:numPr>
        <w:spacing w:before="100" w:beforeAutospacing="1" w:after="100" w:afterAutospacing="1"/>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原地交换法：依次把</w:t>
      </w:r>
      <w:r w:rsidRPr="00D516B5">
        <w:rPr>
          <w:rFonts w:ascii="Arial" w:eastAsia="宋体" w:hAnsi="Arial" w:cs="Arial"/>
          <w:color w:val="000000"/>
          <w:kern w:val="0"/>
          <w:sz w:val="22"/>
        </w:rPr>
        <w:t>A[i]</w:t>
      </w:r>
      <w:r w:rsidRPr="00D516B5">
        <w:rPr>
          <w:rFonts w:ascii="Arial" w:eastAsia="宋体" w:hAnsi="Arial" w:cs="Arial"/>
          <w:color w:val="000000"/>
          <w:kern w:val="0"/>
          <w:sz w:val="22"/>
        </w:rPr>
        <w:t>与</w:t>
      </w:r>
      <w:r w:rsidRPr="00D516B5">
        <w:rPr>
          <w:rFonts w:ascii="Arial" w:eastAsia="宋体" w:hAnsi="Arial" w:cs="Arial"/>
          <w:color w:val="000000"/>
          <w:kern w:val="0"/>
          <w:sz w:val="22"/>
        </w:rPr>
        <w:t>A[Random(i+1, Length(A))]</w:t>
      </w:r>
      <w:r w:rsidRPr="00D516B5">
        <w:rPr>
          <w:rFonts w:ascii="Arial" w:eastAsia="宋体" w:hAnsi="Arial" w:cs="Arial"/>
          <w:color w:val="000000"/>
          <w:kern w:val="0"/>
          <w:sz w:val="22"/>
        </w:rPr>
        <w:t>进行</w:t>
      </w:r>
      <w:r w:rsidRPr="00D516B5">
        <w:rPr>
          <w:rFonts w:ascii="Arial" w:eastAsia="宋体" w:hAnsi="Arial" w:cs="Arial"/>
          <w:color w:val="000000"/>
          <w:kern w:val="0"/>
          <w:sz w:val="22"/>
        </w:rPr>
        <w:t>swap</w:t>
      </w:r>
      <w:r w:rsidRPr="00D516B5">
        <w:rPr>
          <w:rFonts w:ascii="Arial" w:eastAsia="宋体" w:hAnsi="Arial" w:cs="Arial"/>
          <w:color w:val="000000"/>
          <w:kern w:val="0"/>
          <w:sz w:val="22"/>
        </w:rPr>
        <w:t>，得到的新数组也满足随机性。</w:t>
      </w:r>
      <w:r w:rsidRPr="00D516B5">
        <w:rPr>
          <w:rFonts w:ascii="Arial" w:eastAsia="宋体" w:hAnsi="Arial" w:cs="Arial"/>
          <w:color w:val="000000"/>
          <w:kern w:val="0"/>
          <w:sz w:val="22"/>
        </w:rPr>
        <w:br/>
        <w:t>for i ← 1 to n</w:t>
      </w:r>
      <w:r w:rsidRPr="00D516B5">
        <w:rPr>
          <w:rFonts w:ascii="Arial" w:eastAsia="宋体" w:hAnsi="Arial" w:cs="Arial"/>
          <w:color w:val="000000"/>
          <w:kern w:val="0"/>
          <w:sz w:val="22"/>
        </w:rPr>
        <w:br/>
        <w:t>    do swap A[i] ↔ A[Random(i, Length(A))]</w:t>
      </w:r>
    </w:p>
    <w:p w:rsidR="001E4D65" w:rsidRDefault="00E2541F" w:rsidP="001E4D65">
      <w:pPr>
        <w:widowControl/>
        <w:spacing w:before="100" w:beforeAutospacing="1" w:after="100" w:afterAutospacing="1"/>
        <w:jc w:val="left"/>
        <w:textAlignment w:val="baseline"/>
        <w:rPr>
          <w:rFonts w:ascii="Arial" w:eastAsia="宋体" w:hAnsi="Arial" w:cs="Arial"/>
          <w:color w:val="000000"/>
          <w:kern w:val="0"/>
          <w:sz w:val="22"/>
        </w:rPr>
      </w:pPr>
      <w:del w:id="48" w:author="tcq" w:date="2011-06-17T23:14:00Z">
        <w:r w:rsidDel="00EC235B">
          <w:rPr>
            <w:rFonts w:ascii="Arial" w:eastAsia="宋体" w:hAnsi="Arial" w:cs="Arial" w:hint="eastAsia"/>
            <w:color w:val="000000"/>
            <w:kern w:val="0"/>
            <w:sz w:val="22"/>
          </w:rPr>
          <w:delText>四</w:delText>
        </w:r>
      </w:del>
      <w:ins w:id="49" w:author="tcq" w:date="2011-06-17T23:14:00Z">
        <w:r w:rsidR="00EC235B">
          <w:rPr>
            <w:rFonts w:ascii="Arial" w:eastAsia="宋体" w:hAnsi="Arial" w:cs="Arial" w:hint="eastAsia"/>
            <w:color w:val="000000"/>
            <w:kern w:val="0"/>
            <w:sz w:val="22"/>
          </w:rPr>
          <w:t>4</w:t>
        </w:r>
      </w:ins>
      <w:r>
        <w:rPr>
          <w:rFonts w:ascii="Arial" w:eastAsia="宋体" w:hAnsi="Arial" w:cs="Arial" w:hint="eastAsia"/>
          <w:color w:val="000000"/>
          <w:kern w:val="0"/>
          <w:sz w:val="22"/>
        </w:rPr>
        <w:t>：有时间，在真正的环境中的输入可能并不是随机的，所以我们可以采用先将输入进行随机打乱的方法来保证输入数据的随机性，这点在很多算法中得以体现，比如快排有其随机选取种子数来向输入中加入随机化的成分。</w:t>
      </w:r>
    </w:p>
    <w:p w:rsidR="00C6059A" w:rsidRDefault="00685A79" w:rsidP="001E4D65">
      <w:pPr>
        <w:widowControl/>
        <w:spacing w:before="100" w:beforeAutospacing="1" w:after="100" w:afterAutospacing="1"/>
        <w:jc w:val="left"/>
        <w:textAlignment w:val="baseline"/>
        <w:rPr>
          <w:rFonts w:ascii="Simsun" w:eastAsia="宋体" w:hAnsi="Simsun" w:cs="宋体" w:hint="eastAsia"/>
          <w:color w:val="000000"/>
          <w:kern w:val="0"/>
          <w:sz w:val="27"/>
          <w:szCs w:val="27"/>
        </w:rPr>
      </w:pPr>
      <w:del w:id="50" w:author="tcq" w:date="2011-06-17T23:14:00Z">
        <w:r w:rsidDel="00EC235B">
          <w:rPr>
            <w:rFonts w:ascii="Arial" w:eastAsia="宋体" w:hAnsi="Arial" w:cs="Arial" w:hint="eastAsia"/>
            <w:color w:val="000000"/>
            <w:kern w:val="0"/>
            <w:sz w:val="22"/>
          </w:rPr>
          <w:delText>五</w:delText>
        </w:r>
      </w:del>
      <w:ins w:id="51" w:author="tcq" w:date="2011-06-17T23:14:00Z">
        <w:r w:rsidR="00EC235B">
          <w:rPr>
            <w:rFonts w:ascii="Arial" w:eastAsia="宋体" w:hAnsi="Arial" w:cs="Arial" w:hint="eastAsia"/>
            <w:color w:val="000000"/>
            <w:kern w:val="0"/>
            <w:sz w:val="22"/>
          </w:rPr>
          <w:t>5</w:t>
        </w:r>
      </w:ins>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===5.4</w:t>
      </w:r>
      <w:r w:rsidR="00D516B5" w:rsidRPr="00D516B5">
        <w:rPr>
          <w:rFonts w:ascii="Arial" w:eastAsia="宋体" w:hAnsi="Arial" w:cs="Arial"/>
          <w:color w:val="000000"/>
          <w:kern w:val="0"/>
          <w:sz w:val="22"/>
        </w:rPr>
        <w:t>节带</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未看</w:t>
      </w:r>
      <w:r w:rsidR="00D516B5" w:rsidRPr="00D516B5">
        <w:rPr>
          <w:rFonts w:ascii="Arial" w:eastAsia="宋体" w:hAnsi="Arial" w:cs="Arial"/>
          <w:color w:val="000000"/>
          <w:kern w:val="0"/>
          <w:sz w:val="22"/>
        </w:rPr>
        <w:t>===</w:t>
      </w:r>
      <w:r w:rsidR="00D516B5" w:rsidRPr="00D516B5">
        <w:rPr>
          <w:rFonts w:ascii="Simsun" w:eastAsia="宋体" w:hAnsi="Simsun" w:cs="宋体"/>
          <w:color w:val="000000"/>
          <w:kern w:val="0"/>
          <w:sz w:val="27"/>
          <w:szCs w:val="27"/>
        </w:rPr>
        <w:br/>
      </w:r>
      <w:r w:rsidR="00D516B5" w:rsidRPr="00D516B5">
        <w:rPr>
          <w:rFonts w:ascii="Arial" w:eastAsia="宋体" w:hAnsi="Arial" w:cs="Arial"/>
          <w:color w:val="000000"/>
          <w:kern w:val="0"/>
          <w:sz w:val="22"/>
        </w:rPr>
        <w:tab/>
      </w:r>
      <w:r w:rsidR="00D516B5" w:rsidRPr="00D516B5">
        <w:rPr>
          <w:rFonts w:ascii="Arial" w:eastAsia="宋体" w:hAnsi="Arial" w:cs="Arial"/>
          <w:color w:val="000000"/>
          <w:kern w:val="0"/>
          <w:sz w:val="22"/>
        </w:rPr>
        <w:t>不过值得提一下的是</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在线雇佣问题</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与</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苏格拉底的择偶观</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很相似。</w:t>
      </w:r>
      <w:r w:rsidR="00D516B5" w:rsidRPr="00D516B5">
        <w:rPr>
          <w:rFonts w:ascii="Arial" w:eastAsia="宋体" w:hAnsi="Arial" w:cs="Arial"/>
          <w:color w:val="000000"/>
          <w:kern w:val="0"/>
          <w:sz w:val="22"/>
        </w:rPr>
        <w:br/>
      </w:r>
      <w:r w:rsidR="00D516B5" w:rsidRPr="00D516B5">
        <w:rPr>
          <w:rFonts w:ascii="Arial" w:eastAsia="宋体" w:hAnsi="Arial" w:cs="Arial"/>
          <w:color w:val="000000"/>
          <w:kern w:val="0"/>
          <w:sz w:val="22"/>
        </w:rPr>
        <w:tab/>
      </w:r>
      <w:r w:rsidR="00D516B5" w:rsidRPr="00D516B5">
        <w:rPr>
          <w:rFonts w:ascii="Arial" w:eastAsia="宋体" w:hAnsi="Arial" w:cs="Arial"/>
          <w:color w:val="000000"/>
          <w:kern w:val="0"/>
          <w:sz w:val="22"/>
        </w:rPr>
        <w:t>先用三分之一的时间，即分出大、中、小三类，再用三分之一的时间验证自己的观点是否正确，等到最后三分之一时，选择了属于大类中的一支美丽的麦穗。</w:t>
      </w:r>
      <w:r w:rsidR="00D516B5" w:rsidRPr="00D516B5">
        <w:rPr>
          <w:rFonts w:ascii="Simsun" w:eastAsia="宋体" w:hAnsi="Simsun" w:cs="宋体"/>
          <w:color w:val="000000"/>
          <w:kern w:val="0"/>
          <w:sz w:val="27"/>
          <w:szCs w:val="27"/>
        </w:rPr>
        <w:br/>
      </w:r>
    </w:p>
    <w:p w:rsidR="00C6059A" w:rsidRDefault="00C6059A">
      <w:pPr>
        <w:widowControl/>
        <w:jc w:val="left"/>
        <w:rPr>
          <w:rFonts w:ascii="Simsun" w:eastAsia="宋体" w:hAnsi="Simsun" w:cs="宋体" w:hint="eastAsia"/>
          <w:color w:val="000000"/>
          <w:kern w:val="0"/>
          <w:sz w:val="27"/>
          <w:szCs w:val="27"/>
        </w:rPr>
      </w:pPr>
      <w:r>
        <w:rPr>
          <w:rFonts w:ascii="Simsun" w:eastAsia="宋体" w:hAnsi="Simsun" w:cs="宋体" w:hint="eastAsia"/>
          <w:color w:val="000000"/>
          <w:kern w:val="0"/>
          <w:sz w:val="27"/>
          <w:szCs w:val="27"/>
        </w:rPr>
        <w:br w:type="page"/>
      </w:r>
    </w:p>
    <w:p w:rsidR="00D516B5" w:rsidRPr="00D516B5" w:rsidRDefault="00D516B5" w:rsidP="001E4D65">
      <w:pPr>
        <w:widowControl/>
        <w:spacing w:before="100" w:beforeAutospacing="1" w:after="100" w:afterAutospacing="1"/>
        <w:jc w:val="left"/>
        <w:textAlignment w:val="baseline"/>
        <w:rPr>
          <w:rFonts w:ascii="Simsun" w:eastAsia="宋体" w:hAnsi="Simsun" w:cs="宋体" w:hint="eastAsia"/>
          <w:color w:val="000000"/>
          <w:kern w:val="0"/>
          <w:sz w:val="27"/>
          <w:szCs w:val="27"/>
        </w:rPr>
      </w:pPr>
    </w:p>
    <w:p w:rsidR="00D516B5" w:rsidRPr="00D516B5" w:rsidRDefault="00D516B5" w:rsidP="00E55D05">
      <w:pPr>
        <w:pStyle w:val="2"/>
        <w:rPr>
          <w:rFonts w:ascii="Simsun" w:hAnsi="Simsun" w:hint="eastAsia"/>
        </w:rPr>
      </w:pPr>
      <w:r w:rsidRPr="00D516B5">
        <w:t>第二部分：排序和顺序统计学</w:t>
      </w:r>
    </w:p>
    <w:p w:rsidR="008D33C3" w:rsidRDefault="008D33C3" w:rsidP="008D33C3">
      <w:pPr>
        <w:rPr>
          <w:ins w:id="52" w:author="tcq" w:date="2011-06-17T23:14:00Z"/>
          <w:rFonts w:hint="eastAsia"/>
        </w:rPr>
        <w:pPrChange w:id="53" w:author="tcq" w:date="2011-06-17T23:15:00Z">
          <w:pPr>
            <w:widowControl/>
            <w:ind w:left="420"/>
            <w:jc w:val="left"/>
          </w:pPr>
        </w:pPrChange>
      </w:pPr>
      <w:ins w:id="54" w:author="tcq" w:date="2011-06-17T23:15:00Z">
        <w:r>
          <w:rPr>
            <w:rFonts w:hint="eastAsia"/>
          </w:rPr>
          <w:t>1</w:t>
        </w:r>
        <w:r>
          <w:rPr>
            <w:rFonts w:hint="eastAsia"/>
          </w:rPr>
          <w:t>：</w:t>
        </w:r>
      </w:ins>
      <w:r w:rsidR="00D516B5" w:rsidRPr="00D516B5">
        <w:t>这一部分将要给出几个解决以下排序问题的算法：</w:t>
      </w:r>
      <w:del w:id="55" w:author="tcq" w:date="2011-06-17T23:14:00Z">
        <w:r w:rsidR="00D516B5" w:rsidRPr="00D516B5" w:rsidDel="008D33C3">
          <w:rPr>
            <w:rFonts w:ascii="Simsun" w:hAnsi="Simsun" w:cs="宋体"/>
            <w:sz w:val="27"/>
            <w:szCs w:val="27"/>
          </w:rPr>
          <w:br/>
        </w:r>
      </w:del>
    </w:p>
    <w:p w:rsidR="008D33C3" w:rsidRDefault="00D516B5" w:rsidP="008D33C3">
      <w:pPr>
        <w:pStyle w:val="a3"/>
        <w:numPr>
          <w:ilvl w:val="0"/>
          <w:numId w:val="38"/>
        </w:numPr>
        <w:ind w:firstLineChars="0"/>
        <w:rPr>
          <w:ins w:id="56" w:author="tcq" w:date="2011-06-17T23:14:00Z"/>
          <w:rFonts w:hint="eastAsia"/>
        </w:rPr>
        <w:pPrChange w:id="57" w:author="tcq" w:date="2011-06-17T23:15:00Z">
          <w:pPr>
            <w:widowControl/>
            <w:ind w:left="420"/>
            <w:jc w:val="left"/>
          </w:pPr>
        </w:pPrChange>
      </w:pPr>
      <w:r w:rsidRPr="00D516B5">
        <w:t>输入：</w:t>
      </w:r>
      <w:r w:rsidRPr="00D516B5">
        <w:t>n</w:t>
      </w:r>
      <w:r w:rsidRPr="00D516B5">
        <w:t>个数的序列</w:t>
      </w:r>
      <w:r w:rsidRPr="00D516B5">
        <w:t>&lt;a</w:t>
      </w:r>
      <w:r w:rsidRPr="008D33C3">
        <w:rPr>
          <w:sz w:val="13"/>
          <w:szCs w:val="13"/>
          <w:vertAlign w:val="subscript"/>
          <w:rPrChange w:id="58" w:author="tcq" w:date="2011-06-17T23:15:00Z">
            <w:rPr>
              <w:sz w:val="13"/>
              <w:szCs w:val="13"/>
              <w:vertAlign w:val="subscript"/>
            </w:rPr>
          </w:rPrChange>
        </w:rPr>
        <w:t>1</w:t>
      </w:r>
      <w:r w:rsidRPr="00D516B5">
        <w:t>,a</w:t>
      </w:r>
      <w:r w:rsidRPr="008D33C3">
        <w:rPr>
          <w:sz w:val="13"/>
          <w:szCs w:val="13"/>
          <w:vertAlign w:val="subscript"/>
          <w:rPrChange w:id="59" w:author="tcq" w:date="2011-06-17T23:15:00Z">
            <w:rPr>
              <w:sz w:val="13"/>
              <w:szCs w:val="13"/>
              <w:vertAlign w:val="subscript"/>
            </w:rPr>
          </w:rPrChange>
        </w:rPr>
        <w:t>2</w:t>
      </w:r>
      <w:r w:rsidRPr="00D516B5">
        <w:t>, … a</w:t>
      </w:r>
      <w:r w:rsidRPr="008D33C3">
        <w:rPr>
          <w:sz w:val="13"/>
          <w:szCs w:val="13"/>
          <w:vertAlign w:val="subscript"/>
          <w:rPrChange w:id="60" w:author="tcq" w:date="2011-06-17T23:15:00Z">
            <w:rPr>
              <w:sz w:val="13"/>
              <w:szCs w:val="13"/>
              <w:vertAlign w:val="subscript"/>
            </w:rPr>
          </w:rPrChange>
        </w:rPr>
        <w:t>n</w:t>
      </w:r>
      <w:r w:rsidRPr="00D516B5">
        <w:t>&gt;</w:t>
      </w:r>
      <w:del w:id="61" w:author="tcq" w:date="2011-06-17T23:14:00Z">
        <w:r w:rsidRPr="008D33C3" w:rsidDel="008D33C3">
          <w:rPr>
            <w:rFonts w:ascii="Simsun" w:hAnsi="Simsun" w:cs="宋体"/>
            <w:sz w:val="27"/>
            <w:szCs w:val="27"/>
            <w:rPrChange w:id="62" w:author="tcq" w:date="2011-06-17T23:15:00Z">
              <w:rPr>
                <w:rFonts w:ascii="Simsun" w:hAnsi="Simsun" w:cs="宋体"/>
                <w:sz w:val="27"/>
                <w:szCs w:val="27"/>
              </w:rPr>
            </w:rPrChange>
          </w:rPr>
          <w:br/>
        </w:r>
      </w:del>
    </w:p>
    <w:p w:rsidR="00D516B5" w:rsidRDefault="00D516B5" w:rsidP="008D33C3">
      <w:pPr>
        <w:pStyle w:val="a3"/>
        <w:numPr>
          <w:ilvl w:val="0"/>
          <w:numId w:val="38"/>
        </w:numPr>
        <w:ind w:firstLineChars="0"/>
        <w:rPr>
          <w:ins w:id="63" w:author="tcq" w:date="2011-06-17T23:16:00Z"/>
          <w:rFonts w:hint="eastAsia"/>
        </w:rPr>
        <w:pPrChange w:id="64" w:author="tcq" w:date="2011-06-17T23:15:00Z">
          <w:pPr>
            <w:widowControl/>
            <w:ind w:left="420"/>
            <w:jc w:val="left"/>
          </w:pPr>
        </w:pPrChange>
      </w:pPr>
      <w:r w:rsidRPr="00D516B5">
        <w:t>输出：输入序列的一个重排</w:t>
      </w:r>
      <w:r w:rsidRPr="00D516B5">
        <w:t>&lt;a</w:t>
      </w:r>
      <w:r w:rsidRPr="008D33C3">
        <w:rPr>
          <w:sz w:val="13"/>
          <w:szCs w:val="13"/>
          <w:vertAlign w:val="subscript"/>
          <w:rPrChange w:id="65" w:author="tcq" w:date="2011-06-17T23:15:00Z">
            <w:rPr>
              <w:sz w:val="13"/>
              <w:szCs w:val="13"/>
              <w:vertAlign w:val="subscript"/>
            </w:rPr>
          </w:rPrChange>
        </w:rPr>
        <w:t>1</w:t>
      </w:r>
      <w:proofErr w:type="gramStart"/>
      <w:r w:rsidRPr="00D516B5">
        <w:t>’</w:t>
      </w:r>
      <w:proofErr w:type="gramEnd"/>
      <w:r w:rsidRPr="00D516B5">
        <w:t>,a</w:t>
      </w:r>
      <w:r w:rsidRPr="008D33C3">
        <w:rPr>
          <w:sz w:val="13"/>
          <w:szCs w:val="13"/>
          <w:vertAlign w:val="subscript"/>
          <w:rPrChange w:id="66" w:author="tcq" w:date="2011-06-17T23:15:00Z">
            <w:rPr>
              <w:sz w:val="13"/>
              <w:szCs w:val="13"/>
              <w:vertAlign w:val="subscript"/>
            </w:rPr>
          </w:rPrChange>
        </w:rPr>
        <w:t>2</w:t>
      </w:r>
      <w:proofErr w:type="gramStart"/>
      <w:r w:rsidRPr="00D516B5">
        <w:t>’</w:t>
      </w:r>
      <w:proofErr w:type="gramEnd"/>
      <w:r w:rsidRPr="00D516B5">
        <w:t>,...,a</w:t>
      </w:r>
      <w:r w:rsidRPr="008D33C3">
        <w:rPr>
          <w:sz w:val="13"/>
          <w:szCs w:val="13"/>
          <w:vertAlign w:val="subscript"/>
          <w:rPrChange w:id="67" w:author="tcq" w:date="2011-06-17T23:15:00Z">
            <w:rPr>
              <w:sz w:val="13"/>
              <w:szCs w:val="13"/>
              <w:vertAlign w:val="subscript"/>
            </w:rPr>
          </w:rPrChange>
        </w:rPr>
        <w:t>n</w:t>
      </w:r>
      <w:r w:rsidRPr="00D516B5">
        <w:t>’&gt;</w:t>
      </w:r>
      <w:r w:rsidRPr="00D516B5">
        <w:t>，使</w:t>
      </w:r>
      <w:r w:rsidRPr="00D516B5">
        <w:t>a</w:t>
      </w:r>
      <w:r w:rsidRPr="008D33C3">
        <w:rPr>
          <w:sz w:val="13"/>
          <w:szCs w:val="13"/>
          <w:vertAlign w:val="subscript"/>
          <w:rPrChange w:id="68" w:author="tcq" w:date="2011-06-17T23:15:00Z">
            <w:rPr>
              <w:sz w:val="13"/>
              <w:szCs w:val="13"/>
              <w:vertAlign w:val="subscript"/>
            </w:rPr>
          </w:rPrChange>
        </w:rPr>
        <w:t>1</w:t>
      </w:r>
      <w:r w:rsidRPr="00D516B5">
        <w:t>’</w:t>
      </w:r>
      <w:r w:rsidRPr="008D33C3">
        <w:rPr>
          <w:rFonts w:ascii="宋体" w:hAnsi="宋体" w:cs="宋体" w:hint="eastAsia"/>
          <w:rPrChange w:id="69" w:author="tcq" w:date="2011-06-17T23:15:00Z">
            <w:rPr>
              <w:rFonts w:ascii="宋体" w:hAnsi="宋体" w:cs="宋体" w:hint="eastAsia"/>
            </w:rPr>
          </w:rPrChange>
        </w:rPr>
        <w:t>≦</w:t>
      </w:r>
      <w:r w:rsidRPr="00D516B5">
        <w:t>a</w:t>
      </w:r>
      <w:r w:rsidRPr="008D33C3">
        <w:rPr>
          <w:sz w:val="13"/>
          <w:szCs w:val="13"/>
          <w:vertAlign w:val="subscript"/>
          <w:rPrChange w:id="70" w:author="tcq" w:date="2011-06-17T23:15:00Z">
            <w:rPr>
              <w:sz w:val="13"/>
              <w:szCs w:val="13"/>
              <w:vertAlign w:val="subscript"/>
            </w:rPr>
          </w:rPrChange>
        </w:rPr>
        <w:t>2</w:t>
      </w:r>
      <w:r w:rsidRPr="00D516B5">
        <w:t>’</w:t>
      </w:r>
      <w:r w:rsidRPr="008D33C3">
        <w:rPr>
          <w:rFonts w:ascii="宋体" w:hAnsi="宋体" w:cs="宋体" w:hint="eastAsia"/>
          <w:rPrChange w:id="71" w:author="tcq" w:date="2011-06-17T23:15:00Z">
            <w:rPr>
              <w:rFonts w:ascii="宋体" w:hAnsi="宋体" w:cs="宋体" w:hint="eastAsia"/>
            </w:rPr>
          </w:rPrChange>
        </w:rPr>
        <w:t>≦</w:t>
      </w:r>
      <w:r w:rsidRPr="00D516B5">
        <w:t>...</w:t>
      </w:r>
      <w:r w:rsidRPr="008D33C3">
        <w:rPr>
          <w:rFonts w:ascii="宋体" w:hAnsi="宋体" w:cs="宋体" w:hint="eastAsia"/>
          <w:rPrChange w:id="72" w:author="tcq" w:date="2011-06-17T23:15:00Z">
            <w:rPr>
              <w:rFonts w:ascii="宋体" w:hAnsi="宋体" w:cs="宋体" w:hint="eastAsia"/>
            </w:rPr>
          </w:rPrChange>
        </w:rPr>
        <w:t>≦</w:t>
      </w:r>
      <w:r w:rsidRPr="00D516B5">
        <w:t>a</w:t>
      </w:r>
      <w:r w:rsidRPr="008D33C3">
        <w:rPr>
          <w:sz w:val="13"/>
          <w:szCs w:val="13"/>
          <w:vertAlign w:val="subscript"/>
          <w:rPrChange w:id="73" w:author="tcq" w:date="2011-06-17T23:15:00Z">
            <w:rPr>
              <w:sz w:val="13"/>
              <w:szCs w:val="13"/>
              <w:vertAlign w:val="subscript"/>
            </w:rPr>
          </w:rPrChange>
        </w:rPr>
        <w:t>n</w:t>
      </w:r>
      <w:r w:rsidRPr="00D516B5">
        <w:t>’</w:t>
      </w:r>
    </w:p>
    <w:p w:rsidR="0026258C" w:rsidRPr="00D516B5" w:rsidRDefault="0026258C" w:rsidP="0026258C">
      <w:pPr>
        <w:pPrChange w:id="74" w:author="tcq" w:date="2011-06-17T23:16:00Z">
          <w:pPr>
            <w:widowControl/>
            <w:ind w:left="420"/>
            <w:jc w:val="left"/>
          </w:pPr>
        </w:pPrChange>
      </w:pPr>
    </w:p>
    <w:p w:rsidR="006811FA" w:rsidRDefault="008D33C3" w:rsidP="008D33C3">
      <w:pPr>
        <w:rPr>
          <w:ins w:id="75" w:author="tcq" w:date="2011-06-17T23:16:00Z"/>
          <w:rFonts w:hint="eastAsia"/>
        </w:rPr>
        <w:pPrChange w:id="76" w:author="tcq" w:date="2011-06-17T23:15:00Z">
          <w:pPr>
            <w:widowControl/>
            <w:numPr>
              <w:ilvl w:val="1"/>
              <w:numId w:val="7"/>
            </w:numPr>
            <w:tabs>
              <w:tab w:val="num" w:pos="1440"/>
            </w:tabs>
            <w:spacing w:before="100" w:beforeAutospacing="1" w:after="100" w:afterAutospacing="1"/>
            <w:ind w:leftChars="171" w:left="719" w:hanging="360"/>
            <w:jc w:val="left"/>
            <w:textAlignment w:val="baseline"/>
          </w:pPr>
        </w:pPrChange>
      </w:pPr>
      <w:ins w:id="77" w:author="tcq" w:date="2011-06-17T23:15:00Z">
        <w:r w:rsidRPr="008D33C3">
          <w:rPr>
            <w:rFonts w:hint="eastAsia"/>
            <w:rPrChange w:id="78" w:author="tcq" w:date="2011-06-17T23:15:00Z">
              <w:rPr>
                <w:rFonts w:hint="eastAsia"/>
                <w:color w:val="0000FF"/>
              </w:rPr>
            </w:rPrChange>
          </w:rPr>
          <w:t>2</w:t>
        </w:r>
        <w:r w:rsidRPr="008D33C3">
          <w:rPr>
            <w:rFonts w:hint="eastAsia"/>
            <w:rPrChange w:id="79" w:author="tcq" w:date="2011-06-17T23:15:00Z">
              <w:rPr>
                <w:rFonts w:hint="eastAsia"/>
                <w:color w:val="0000FF"/>
              </w:rPr>
            </w:rPrChange>
          </w:rPr>
          <w:t>：</w:t>
        </w:r>
      </w:ins>
      <w:r w:rsidR="006811FA" w:rsidRPr="008D33C3">
        <w:rPr>
          <w:rPrChange w:id="80" w:author="tcq" w:date="2011-06-17T23:15:00Z">
            <w:rPr>
              <w:color w:val="0000FF"/>
            </w:rPr>
          </w:rPrChange>
        </w:rPr>
        <w:t>原地排序</w:t>
      </w:r>
      <w:r w:rsidR="006811FA" w:rsidRPr="00D516B5">
        <w:t>算法：只有线性个数的元素会被移动到集合之外的排序算法。</w:t>
      </w:r>
    </w:p>
    <w:p w:rsidR="0026258C" w:rsidRDefault="0026258C" w:rsidP="008D33C3">
      <w:pPr>
        <w:pPrChange w:id="81" w:author="tcq" w:date="2011-06-17T23:15:00Z">
          <w:pPr>
            <w:widowControl/>
            <w:numPr>
              <w:ilvl w:val="1"/>
              <w:numId w:val="7"/>
            </w:numPr>
            <w:tabs>
              <w:tab w:val="num" w:pos="1440"/>
            </w:tabs>
            <w:spacing w:before="100" w:beforeAutospacing="1" w:after="100" w:afterAutospacing="1"/>
            <w:ind w:leftChars="171" w:left="719" w:hanging="360"/>
            <w:jc w:val="left"/>
            <w:textAlignment w:val="baseline"/>
          </w:pPr>
        </w:pPrChange>
      </w:pPr>
    </w:p>
    <w:p w:rsidR="00D516B5" w:rsidRDefault="008D33C3" w:rsidP="008D33C3">
      <w:pPr>
        <w:rPr>
          <w:ins w:id="82" w:author="tcq" w:date="2011-06-17T23:16:00Z"/>
          <w:rFonts w:hint="eastAsia"/>
        </w:rPr>
        <w:pPrChange w:id="83" w:author="tcq" w:date="2011-06-17T23:15:00Z">
          <w:pPr>
            <w:widowControl/>
            <w:numPr>
              <w:ilvl w:val="1"/>
              <w:numId w:val="7"/>
            </w:numPr>
            <w:tabs>
              <w:tab w:val="num" w:pos="1440"/>
            </w:tabs>
            <w:spacing w:before="100" w:beforeAutospacing="1" w:after="100" w:afterAutospacing="1"/>
            <w:ind w:leftChars="171" w:left="719" w:hanging="360"/>
            <w:jc w:val="left"/>
            <w:textAlignment w:val="baseline"/>
          </w:pPr>
        </w:pPrChange>
      </w:pPr>
      <w:ins w:id="84" w:author="tcq" w:date="2011-06-17T23:15:00Z">
        <w:r>
          <w:rPr>
            <w:rFonts w:hint="eastAsia"/>
          </w:rPr>
          <w:t>3</w:t>
        </w:r>
        <w:r>
          <w:rPr>
            <w:rFonts w:hint="eastAsia"/>
          </w:rPr>
          <w:t>：</w:t>
        </w:r>
      </w:ins>
      <w:r w:rsidR="00D516B5" w:rsidRPr="00D516B5">
        <w:t>第</w:t>
      </w:r>
      <w:r w:rsidR="00D516B5" w:rsidRPr="00D516B5">
        <w:t>6</w:t>
      </w:r>
      <w:r w:rsidR="00D516B5" w:rsidRPr="00D516B5">
        <w:t>章介绍堆排序</w:t>
      </w:r>
    </w:p>
    <w:p w:rsidR="0026258C" w:rsidRPr="00D516B5" w:rsidRDefault="0026258C" w:rsidP="008D33C3">
      <w:pPr>
        <w:pPrChange w:id="85" w:author="tcq" w:date="2011-06-17T23:15:00Z">
          <w:pPr>
            <w:widowControl/>
            <w:numPr>
              <w:ilvl w:val="1"/>
              <w:numId w:val="7"/>
            </w:numPr>
            <w:tabs>
              <w:tab w:val="num" w:pos="1440"/>
            </w:tabs>
            <w:spacing w:before="100" w:beforeAutospacing="1" w:after="100" w:afterAutospacing="1"/>
            <w:ind w:leftChars="171" w:left="719" w:hanging="360"/>
            <w:jc w:val="left"/>
            <w:textAlignment w:val="baseline"/>
          </w:pPr>
        </w:pPrChange>
      </w:pPr>
    </w:p>
    <w:p w:rsidR="00D516B5" w:rsidRDefault="008D33C3" w:rsidP="008D33C3">
      <w:pPr>
        <w:rPr>
          <w:ins w:id="86" w:author="tcq" w:date="2011-06-17T23:16:00Z"/>
          <w:rFonts w:hint="eastAsia"/>
        </w:rPr>
        <w:pPrChange w:id="87" w:author="tcq" w:date="2011-06-17T23:15:00Z">
          <w:pPr>
            <w:widowControl/>
            <w:numPr>
              <w:ilvl w:val="1"/>
              <w:numId w:val="7"/>
            </w:numPr>
            <w:tabs>
              <w:tab w:val="num" w:pos="1440"/>
            </w:tabs>
            <w:spacing w:before="100" w:beforeAutospacing="1" w:after="100" w:afterAutospacing="1"/>
            <w:ind w:leftChars="171" w:left="719" w:hanging="360"/>
            <w:jc w:val="left"/>
            <w:textAlignment w:val="baseline"/>
          </w:pPr>
        </w:pPrChange>
      </w:pPr>
      <w:ins w:id="88" w:author="tcq" w:date="2011-06-17T23:15:00Z">
        <w:r>
          <w:rPr>
            <w:rFonts w:hint="eastAsia"/>
          </w:rPr>
          <w:t>4</w:t>
        </w:r>
        <w:r>
          <w:rPr>
            <w:rFonts w:hint="eastAsia"/>
          </w:rPr>
          <w:t>：</w:t>
        </w:r>
      </w:ins>
      <w:r w:rsidR="00D516B5" w:rsidRPr="00D516B5">
        <w:t>第</w:t>
      </w:r>
      <w:r w:rsidR="00D516B5" w:rsidRPr="00D516B5">
        <w:t>7</w:t>
      </w:r>
      <w:r w:rsidR="00D516B5" w:rsidRPr="00D516B5">
        <w:t>章介绍快速排序</w:t>
      </w:r>
    </w:p>
    <w:p w:rsidR="0026258C" w:rsidRPr="00D516B5" w:rsidRDefault="0026258C" w:rsidP="008D33C3">
      <w:pPr>
        <w:pPrChange w:id="89" w:author="tcq" w:date="2011-06-17T23:15:00Z">
          <w:pPr>
            <w:widowControl/>
            <w:numPr>
              <w:ilvl w:val="1"/>
              <w:numId w:val="7"/>
            </w:numPr>
            <w:tabs>
              <w:tab w:val="num" w:pos="1440"/>
            </w:tabs>
            <w:spacing w:before="100" w:beforeAutospacing="1" w:after="100" w:afterAutospacing="1"/>
            <w:ind w:leftChars="171" w:left="719" w:hanging="360"/>
            <w:jc w:val="left"/>
            <w:textAlignment w:val="baseline"/>
          </w:pPr>
        </w:pPrChange>
      </w:pPr>
    </w:p>
    <w:p w:rsidR="00D516B5" w:rsidRDefault="008D33C3" w:rsidP="008D33C3">
      <w:pPr>
        <w:rPr>
          <w:ins w:id="90" w:author="tcq" w:date="2011-06-17T23:16:00Z"/>
          <w:rFonts w:hint="eastAsia"/>
        </w:rPr>
        <w:pPrChange w:id="91" w:author="tcq" w:date="2011-06-17T23:15:00Z">
          <w:pPr>
            <w:widowControl/>
            <w:numPr>
              <w:ilvl w:val="1"/>
              <w:numId w:val="7"/>
            </w:numPr>
            <w:tabs>
              <w:tab w:val="num" w:pos="1440"/>
            </w:tabs>
            <w:spacing w:before="100" w:beforeAutospacing="1" w:after="100" w:afterAutospacing="1"/>
            <w:ind w:leftChars="171" w:left="719" w:hanging="360"/>
            <w:jc w:val="left"/>
            <w:textAlignment w:val="baseline"/>
          </w:pPr>
        </w:pPrChange>
      </w:pPr>
      <w:ins w:id="92" w:author="tcq" w:date="2011-06-17T23:15:00Z">
        <w:r>
          <w:rPr>
            <w:rFonts w:hint="eastAsia"/>
          </w:rPr>
          <w:t>5</w:t>
        </w:r>
        <w:r>
          <w:rPr>
            <w:rFonts w:hint="eastAsia"/>
          </w:rPr>
          <w:t>：</w:t>
        </w:r>
      </w:ins>
      <w:r w:rsidR="00D516B5" w:rsidRPr="00D516B5">
        <w:t>第</w:t>
      </w:r>
      <w:r w:rsidR="00D516B5" w:rsidRPr="00D516B5">
        <w:t>8</w:t>
      </w:r>
      <w:r w:rsidR="00D516B5" w:rsidRPr="00D516B5">
        <w:t>章介绍了</w:t>
      </w:r>
      <w:r w:rsidR="00D516B5" w:rsidRPr="00D516B5">
        <w:rPr>
          <w:color w:val="0000FF"/>
        </w:rPr>
        <w:t>基于</w:t>
      </w:r>
      <w:r w:rsidR="00D516B5" w:rsidRPr="00D516B5">
        <w:rPr>
          <w:color w:val="0000FF"/>
        </w:rPr>
        <w:t>“</w:t>
      </w:r>
      <w:r w:rsidR="00D516B5" w:rsidRPr="00D516B5">
        <w:rPr>
          <w:color w:val="0000FF"/>
        </w:rPr>
        <w:t>比较</w:t>
      </w:r>
      <w:r w:rsidR="00D516B5" w:rsidRPr="00D516B5">
        <w:rPr>
          <w:color w:val="0000FF"/>
        </w:rPr>
        <w:t>”</w:t>
      </w:r>
      <w:r w:rsidR="00D516B5" w:rsidRPr="00D516B5">
        <w:rPr>
          <w:color w:val="0000FF"/>
        </w:rPr>
        <w:t>排序的算法的下界为</w:t>
      </w:r>
      <w:r w:rsidR="00D516B5" w:rsidRPr="00D516B5">
        <w:rPr>
          <w:color w:val="0000FF"/>
        </w:rPr>
        <w:t>Ω(nlgn)</w:t>
      </w:r>
      <w:r w:rsidR="00D516B5" w:rsidRPr="00D516B5">
        <w:t>。并介绍了几种</w:t>
      </w:r>
      <w:proofErr w:type="gramStart"/>
      <w:r w:rsidR="00D516B5" w:rsidRPr="00D516B5">
        <w:t>不</w:t>
      </w:r>
      <w:proofErr w:type="gramEnd"/>
      <w:r w:rsidR="00D516B5" w:rsidRPr="00D516B5">
        <w:t>基于比较的排序方法，它们能突破</w:t>
      </w:r>
      <w:r w:rsidR="00D516B5" w:rsidRPr="00D516B5">
        <w:t>Ω(nlgn)</w:t>
      </w:r>
      <w:r w:rsidR="00D516B5" w:rsidRPr="00D516B5">
        <w:t>的下界。计数排序、基数排序、桶排序。</w:t>
      </w:r>
    </w:p>
    <w:p w:rsidR="0026258C" w:rsidRPr="00D516B5" w:rsidRDefault="0026258C" w:rsidP="008D33C3">
      <w:pPr>
        <w:pPrChange w:id="93" w:author="tcq" w:date="2011-06-17T23:15:00Z">
          <w:pPr>
            <w:widowControl/>
            <w:numPr>
              <w:ilvl w:val="1"/>
              <w:numId w:val="7"/>
            </w:numPr>
            <w:tabs>
              <w:tab w:val="num" w:pos="1440"/>
            </w:tabs>
            <w:spacing w:before="100" w:beforeAutospacing="1" w:after="100" w:afterAutospacing="1"/>
            <w:ind w:leftChars="171" w:left="719" w:hanging="360"/>
            <w:jc w:val="left"/>
            <w:textAlignment w:val="baseline"/>
          </w:pPr>
        </w:pPrChange>
      </w:pPr>
    </w:p>
    <w:p w:rsidR="00D516B5" w:rsidRPr="00D516B5" w:rsidRDefault="008D33C3" w:rsidP="008D33C3">
      <w:pPr>
        <w:pPrChange w:id="94" w:author="tcq" w:date="2011-06-17T23:15:00Z">
          <w:pPr>
            <w:widowControl/>
            <w:numPr>
              <w:ilvl w:val="1"/>
              <w:numId w:val="7"/>
            </w:numPr>
            <w:tabs>
              <w:tab w:val="num" w:pos="1440"/>
            </w:tabs>
            <w:spacing w:before="100" w:beforeAutospacing="1" w:after="100" w:afterAutospacing="1"/>
            <w:ind w:leftChars="171" w:left="719" w:hanging="360"/>
            <w:jc w:val="left"/>
            <w:textAlignment w:val="baseline"/>
          </w:pPr>
        </w:pPrChange>
      </w:pPr>
      <w:ins w:id="95" w:author="tcq" w:date="2011-06-17T23:15:00Z">
        <w:r>
          <w:rPr>
            <w:rFonts w:hint="eastAsia"/>
          </w:rPr>
          <w:t>6</w:t>
        </w:r>
        <w:r>
          <w:rPr>
            <w:rFonts w:hint="eastAsia"/>
          </w:rPr>
          <w:t>：</w:t>
        </w:r>
      </w:ins>
      <w:r w:rsidR="00D516B5" w:rsidRPr="00D516B5">
        <w:t>第</w:t>
      </w:r>
      <w:r w:rsidR="00D516B5" w:rsidRPr="00D516B5">
        <w:t>9</w:t>
      </w:r>
      <w:r w:rsidR="00D516B5" w:rsidRPr="00D516B5">
        <w:t>章介绍了</w:t>
      </w:r>
      <w:r w:rsidR="00D516B5" w:rsidRPr="00D516B5">
        <w:rPr>
          <w:color w:val="0000FF"/>
        </w:rPr>
        <w:t>顺序统计</w:t>
      </w:r>
      <w:r w:rsidR="00D516B5" w:rsidRPr="00D516B5">
        <w:t>的概念：第</w:t>
      </w:r>
      <w:r w:rsidR="00D516B5" w:rsidRPr="00D516B5">
        <w:t>i</w:t>
      </w:r>
      <w:proofErr w:type="gramStart"/>
      <w:r w:rsidR="00D516B5" w:rsidRPr="00D516B5">
        <w:t>个</w:t>
      </w:r>
      <w:proofErr w:type="gramEnd"/>
      <w:r w:rsidR="00D516B5" w:rsidRPr="00D516B5">
        <w:t>顺序统计是集合中第</w:t>
      </w:r>
      <w:r w:rsidR="00D516B5" w:rsidRPr="00D516B5">
        <w:t>i</w:t>
      </w:r>
      <w:r w:rsidR="00D516B5" w:rsidRPr="00D516B5">
        <w:t>小的数。</w:t>
      </w:r>
      <w:del w:id="96" w:author="tcq" w:date="2011-06-17T23:15:00Z">
        <w:r w:rsidR="00D516B5" w:rsidRPr="00D516B5" w:rsidDel="008D33C3">
          <w:br/>
        </w:r>
      </w:del>
      <w:r w:rsidR="00D516B5" w:rsidRPr="00D516B5">
        <w:t>并介绍了两个算法：</w:t>
      </w:r>
    </w:p>
    <w:p w:rsidR="00D516B5" w:rsidRPr="00D516B5" w:rsidRDefault="00D516B5" w:rsidP="008D33C3">
      <w:pPr>
        <w:pStyle w:val="a3"/>
        <w:numPr>
          <w:ilvl w:val="0"/>
          <w:numId w:val="37"/>
        </w:numPr>
        <w:ind w:firstLineChars="0"/>
        <w:pPrChange w:id="97" w:author="tcq" w:date="2011-06-17T23:15:00Z">
          <w:pPr>
            <w:widowControl/>
            <w:numPr>
              <w:ilvl w:val="2"/>
              <w:numId w:val="4"/>
            </w:numPr>
            <w:spacing w:before="100" w:beforeAutospacing="1" w:after="100" w:afterAutospacing="1"/>
            <w:ind w:leftChars="514" w:left="1439" w:hanging="360"/>
            <w:jc w:val="left"/>
            <w:textAlignment w:val="baseline"/>
          </w:pPr>
        </w:pPrChange>
      </w:pPr>
      <w:r w:rsidRPr="00D516B5">
        <w:t>最坏情况为</w:t>
      </w:r>
      <w:r w:rsidRPr="00D516B5">
        <w:t>O</w:t>
      </w:r>
      <w:r w:rsidR="00390659">
        <w:rPr>
          <w:rFonts w:hint="eastAsia"/>
        </w:rPr>
        <w:t>(</w:t>
      </w:r>
      <w:r w:rsidRPr="00D516B5">
        <w:t>n</w:t>
      </w:r>
      <w:r w:rsidR="00390659">
        <w:rPr>
          <w:rFonts w:hint="eastAsia"/>
        </w:rPr>
        <w:t>^2)</w:t>
      </w:r>
      <w:r w:rsidRPr="00D516B5">
        <w:t>，但平均情况下为线性</w:t>
      </w:r>
      <w:r w:rsidRPr="00D516B5">
        <w:t>O(n)</w:t>
      </w:r>
      <w:r w:rsidRPr="00D516B5">
        <w:t>的算法</w:t>
      </w:r>
    </w:p>
    <w:p w:rsidR="00D516B5" w:rsidRPr="00C52B5B" w:rsidRDefault="00D516B5" w:rsidP="008D33C3">
      <w:pPr>
        <w:pStyle w:val="a3"/>
        <w:numPr>
          <w:ilvl w:val="0"/>
          <w:numId w:val="37"/>
        </w:numPr>
        <w:ind w:firstLineChars="0"/>
        <w:rPr>
          <w:ins w:id="98" w:author="tcq" w:date="2011-06-17T23:23:00Z"/>
          <w:rFonts w:ascii="Simsun" w:hAnsi="Simsun" w:cs="宋体" w:hint="eastAsia"/>
          <w:sz w:val="27"/>
          <w:szCs w:val="27"/>
          <w:rPrChange w:id="99" w:author="tcq" w:date="2011-06-17T23:23:00Z">
            <w:rPr>
              <w:ins w:id="100" w:author="tcq" w:date="2011-06-17T23:23:00Z"/>
              <w:rFonts w:hint="eastAsia"/>
            </w:rPr>
          </w:rPrChange>
        </w:rPr>
        <w:pPrChange w:id="101" w:author="tcq" w:date="2011-06-17T23:15:00Z">
          <w:pPr>
            <w:widowControl/>
            <w:numPr>
              <w:ilvl w:val="2"/>
              <w:numId w:val="4"/>
            </w:numPr>
            <w:spacing w:before="100" w:beforeAutospacing="1" w:after="100" w:afterAutospacing="1"/>
            <w:ind w:leftChars="514" w:left="1439" w:hanging="360"/>
            <w:jc w:val="left"/>
            <w:textAlignment w:val="baseline"/>
          </w:pPr>
        </w:pPrChange>
      </w:pPr>
      <w:r w:rsidRPr="00D516B5">
        <w:t>最坏情况下为线性</w:t>
      </w:r>
      <w:r w:rsidRPr="00D516B5">
        <w:t>O(n)</w:t>
      </w:r>
      <w:r w:rsidRPr="00D516B5">
        <w:t>的算法</w:t>
      </w:r>
    </w:p>
    <w:p w:rsidR="00C52B5B" w:rsidRDefault="00C52B5B" w:rsidP="00C52B5B">
      <w:pPr>
        <w:rPr>
          <w:ins w:id="102" w:author="tcq" w:date="2011-06-17T23:24:00Z"/>
          <w:rFonts w:ascii="Simsun" w:hAnsi="Simsun" w:cs="宋体" w:hint="eastAsia"/>
          <w:sz w:val="27"/>
          <w:szCs w:val="27"/>
        </w:rPr>
        <w:pPrChange w:id="103" w:author="tcq" w:date="2011-06-17T23:23:00Z">
          <w:pPr>
            <w:widowControl/>
            <w:numPr>
              <w:ilvl w:val="2"/>
              <w:numId w:val="4"/>
            </w:numPr>
            <w:spacing w:before="100" w:beforeAutospacing="1" w:after="100" w:afterAutospacing="1"/>
            <w:ind w:leftChars="514" w:left="1439" w:hanging="360"/>
            <w:jc w:val="left"/>
            <w:textAlignment w:val="baseline"/>
          </w:pPr>
        </w:pPrChange>
      </w:pPr>
    </w:p>
    <w:p w:rsidR="00C52B5B" w:rsidRPr="00532D98" w:rsidRDefault="00C52B5B" w:rsidP="00C52B5B">
      <w:pPr>
        <w:rPr>
          <w:ins w:id="104" w:author="tcq" w:date="2011-06-17T23:24:00Z"/>
          <w:rFonts w:hint="eastAsia"/>
        </w:rPr>
      </w:pPr>
      <w:ins w:id="105" w:author="tcq" w:date="2011-06-17T23:24:00Z">
        <w:r w:rsidRPr="004A7BB4">
          <w:rPr>
            <w:rFonts w:hint="eastAsia"/>
            <w:color w:val="FF0000"/>
            <w:highlight w:val="yellow"/>
            <w:rPrChange w:id="106" w:author="tcq" w:date="2011-06-17T23:25:00Z">
              <w:rPr>
                <w:rFonts w:hint="eastAsia"/>
              </w:rPr>
            </w:rPrChange>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C52B5B" w:rsidTr="000C5D60">
        <w:trPr>
          <w:ins w:id="107" w:author="tcq" w:date="2011-06-17T23:24:00Z"/>
        </w:trPr>
        <w:tc>
          <w:tcPr>
            <w:tcW w:w="11840" w:type="dxa"/>
          </w:tcPr>
          <w:p w:rsidR="00C52B5B" w:rsidRPr="004A7BB4" w:rsidRDefault="00C52B5B" w:rsidP="000C5D60">
            <w:pPr>
              <w:rPr>
                <w:ins w:id="108" w:author="tcq" w:date="2011-06-17T23:24:00Z"/>
                <w:color w:val="00B0F0"/>
                <w:sz w:val="18"/>
                <w:szCs w:val="18"/>
                <w:rPrChange w:id="109" w:author="tcq" w:date="2011-06-17T23:26:00Z">
                  <w:rPr>
                    <w:ins w:id="110" w:author="tcq" w:date="2011-06-17T23:24:00Z"/>
                  </w:rPr>
                </w:rPrChange>
              </w:rPr>
            </w:pPr>
          </w:p>
        </w:tc>
      </w:tr>
    </w:tbl>
    <w:p w:rsidR="00C52B5B" w:rsidRPr="00532D98" w:rsidRDefault="00C52B5B" w:rsidP="00C52B5B">
      <w:pPr>
        <w:rPr>
          <w:ins w:id="111" w:author="tcq" w:date="2011-06-17T23:24:00Z"/>
        </w:rPr>
      </w:pPr>
    </w:p>
    <w:p w:rsidR="00C52B5B" w:rsidRPr="00C52B5B" w:rsidRDefault="00C52B5B" w:rsidP="00C52B5B">
      <w:pPr>
        <w:rPr>
          <w:rFonts w:ascii="Simsun" w:hAnsi="Simsun" w:cs="宋体" w:hint="eastAsia"/>
          <w:sz w:val="27"/>
          <w:szCs w:val="27"/>
          <w:rPrChange w:id="112" w:author="tcq" w:date="2011-06-17T23:24:00Z">
            <w:rPr>
              <w:rFonts w:ascii="Simsun" w:hAnsi="Simsun" w:cs="宋体" w:hint="eastAsia"/>
              <w:sz w:val="27"/>
              <w:szCs w:val="27"/>
            </w:rPr>
          </w:rPrChange>
        </w:rPr>
        <w:pPrChange w:id="113" w:author="tcq" w:date="2011-06-17T23:23:00Z">
          <w:pPr>
            <w:widowControl/>
            <w:numPr>
              <w:ilvl w:val="2"/>
              <w:numId w:val="4"/>
            </w:numPr>
            <w:spacing w:before="100" w:beforeAutospacing="1" w:after="100" w:afterAutospacing="1"/>
            <w:ind w:leftChars="514" w:left="1439" w:hanging="360"/>
            <w:jc w:val="left"/>
            <w:textAlignment w:val="baseline"/>
          </w:pPr>
        </w:pPrChange>
      </w:pPr>
    </w:p>
    <w:p w:rsidR="00D516B5" w:rsidRPr="00D516B5" w:rsidRDefault="00D516B5" w:rsidP="00E55D05">
      <w:pPr>
        <w:pStyle w:val="3"/>
        <w:rPr>
          <w:rFonts w:ascii="Simsun" w:hAnsi="Simsun" w:hint="eastAsia"/>
        </w:rPr>
      </w:pPr>
      <w:r w:rsidRPr="00D516B5">
        <w:t>第6章：堆排序</w:t>
      </w:r>
    </w:p>
    <w:p w:rsidR="00D516B5" w:rsidRDefault="00E945F7" w:rsidP="008D33C3">
      <w:pPr>
        <w:rPr>
          <w:ins w:id="114" w:author="tcq" w:date="2011-06-17T23:16:00Z"/>
          <w:rFonts w:hint="eastAsia"/>
        </w:rPr>
        <w:pPrChange w:id="115" w:author="tcq" w:date="2011-06-17T23:16:00Z">
          <w:pPr>
            <w:widowControl/>
            <w:numPr>
              <w:ilvl w:val="1"/>
              <w:numId w:val="4"/>
            </w:numPr>
            <w:tabs>
              <w:tab w:val="num" w:pos="720"/>
            </w:tabs>
            <w:spacing w:before="100" w:beforeAutospacing="1" w:after="100" w:afterAutospacing="1"/>
            <w:ind w:leftChars="171" w:left="719" w:hanging="360"/>
            <w:jc w:val="left"/>
            <w:textAlignment w:val="baseline"/>
          </w:pPr>
        </w:pPrChange>
      </w:pPr>
      <w:ins w:id="116" w:author="tcq" w:date="2011-06-17T23:10:00Z">
        <w:r>
          <w:rPr>
            <w:rFonts w:hint="eastAsia"/>
          </w:rPr>
          <w:t>1</w:t>
        </w:r>
        <w:r>
          <w:rPr>
            <w:rFonts w:hint="eastAsia"/>
          </w:rPr>
          <w:t>：</w:t>
        </w:r>
      </w:ins>
      <w:r w:rsidR="00D516B5" w:rsidRPr="00E945F7">
        <w:rPr>
          <w:rPrChange w:id="117" w:author="tcq" w:date="2011-06-17T23:10:00Z">
            <w:rPr/>
          </w:rPrChange>
        </w:rPr>
        <w:t>堆排序是一个时间复杂度为</w:t>
      </w:r>
      <w:r w:rsidR="00D516B5" w:rsidRPr="00E945F7">
        <w:rPr>
          <w:rPrChange w:id="118" w:author="tcq" w:date="2011-06-17T23:10:00Z">
            <w:rPr/>
          </w:rPrChange>
        </w:rPr>
        <w:t>O(nlgn)</w:t>
      </w:r>
      <w:r w:rsidR="00D516B5" w:rsidRPr="00E945F7">
        <w:rPr>
          <w:rPrChange w:id="119" w:author="tcq" w:date="2011-06-17T23:10:00Z">
            <w:rPr/>
          </w:rPrChange>
        </w:rPr>
        <w:t>、原地排序算法。</w:t>
      </w:r>
    </w:p>
    <w:p w:rsidR="00A43223" w:rsidRPr="00E945F7" w:rsidRDefault="00A43223" w:rsidP="008D33C3">
      <w:pPr>
        <w:rPr>
          <w:rPrChange w:id="120" w:author="tcq" w:date="2011-06-17T23:10:00Z">
            <w:rPr/>
          </w:rPrChange>
        </w:rPr>
        <w:pPrChange w:id="121" w:author="tcq" w:date="2011-06-17T23:16:00Z">
          <w:pPr>
            <w:widowControl/>
            <w:numPr>
              <w:ilvl w:val="1"/>
              <w:numId w:val="4"/>
            </w:numPr>
            <w:tabs>
              <w:tab w:val="num" w:pos="720"/>
            </w:tabs>
            <w:spacing w:before="100" w:beforeAutospacing="1" w:after="100" w:afterAutospacing="1"/>
            <w:ind w:leftChars="171" w:left="719" w:hanging="360"/>
            <w:jc w:val="left"/>
            <w:textAlignment w:val="baseline"/>
          </w:pPr>
        </w:pPrChange>
      </w:pPr>
    </w:p>
    <w:p w:rsidR="00D516B5" w:rsidRDefault="00E945F7" w:rsidP="008D33C3">
      <w:pPr>
        <w:rPr>
          <w:ins w:id="122" w:author="tcq" w:date="2011-06-17T23:16:00Z"/>
          <w:rFonts w:hint="eastAsia"/>
        </w:rPr>
        <w:pPrChange w:id="123" w:author="tcq" w:date="2011-06-17T23:16:00Z">
          <w:pPr>
            <w:widowControl/>
            <w:numPr>
              <w:ilvl w:val="1"/>
              <w:numId w:val="4"/>
            </w:numPr>
            <w:tabs>
              <w:tab w:val="num" w:pos="720"/>
            </w:tabs>
            <w:spacing w:before="100" w:beforeAutospacing="1" w:after="100" w:afterAutospacing="1"/>
            <w:ind w:leftChars="171" w:left="719" w:hanging="360"/>
            <w:jc w:val="left"/>
            <w:textAlignment w:val="baseline"/>
          </w:pPr>
        </w:pPrChange>
      </w:pPr>
      <w:ins w:id="124" w:author="tcq" w:date="2011-06-17T23:10:00Z">
        <w:r>
          <w:rPr>
            <w:rFonts w:hint="eastAsia"/>
          </w:rPr>
          <w:t>2</w:t>
        </w:r>
        <w:r>
          <w:rPr>
            <w:rFonts w:hint="eastAsia"/>
          </w:rPr>
          <w:t>：</w:t>
        </w:r>
      </w:ins>
      <w:r w:rsidR="00D516B5" w:rsidRPr="00E945F7">
        <w:rPr>
          <w:rPrChange w:id="125" w:author="tcq" w:date="2011-06-17T23:10:00Z">
            <w:rPr/>
          </w:rPrChange>
        </w:rPr>
        <w:t>“</w:t>
      </w:r>
      <w:r w:rsidR="00D516B5" w:rsidRPr="00E945F7">
        <w:rPr>
          <w:rPrChange w:id="126" w:author="tcq" w:date="2011-06-17T23:10:00Z">
            <w:rPr/>
          </w:rPrChange>
        </w:rPr>
        <w:t>堆</w:t>
      </w:r>
      <w:r w:rsidR="00D516B5" w:rsidRPr="00E945F7">
        <w:rPr>
          <w:rPrChange w:id="127" w:author="tcq" w:date="2011-06-17T23:10:00Z">
            <w:rPr/>
          </w:rPrChange>
        </w:rPr>
        <w:t>”</w:t>
      </w:r>
      <w:r w:rsidR="00D516B5" w:rsidRPr="00E945F7">
        <w:rPr>
          <w:rPrChange w:id="128" w:author="tcq" w:date="2011-06-17T23:10:00Z">
            <w:rPr/>
          </w:rPrChange>
        </w:rPr>
        <w:t>数据结构不只在推排序时有用，还可以构成一个有效的</w:t>
      </w:r>
      <w:r w:rsidR="00D516B5" w:rsidRPr="0079497D">
        <w:rPr>
          <w:color w:val="00B0F0"/>
          <w:rPrChange w:id="129" w:author="tcq" w:date="2011-06-17T23:11:00Z">
            <w:rPr>
              <w:color w:val="00B0F0"/>
            </w:rPr>
          </w:rPrChange>
        </w:rPr>
        <w:t>优先队列</w:t>
      </w:r>
      <w:ins w:id="130" w:author="tcq" w:date="2011-06-17T23:11:00Z">
        <w:r w:rsidR="0079497D">
          <w:rPr>
            <w:rFonts w:hint="eastAsia"/>
          </w:rPr>
          <w:t>（堆的主要应用之一）</w:t>
        </w:r>
      </w:ins>
      <w:r w:rsidR="00D516B5" w:rsidRPr="00E945F7">
        <w:rPr>
          <w:rPrChange w:id="131" w:author="tcq" w:date="2011-06-17T23:10:00Z">
            <w:rPr/>
          </w:rPrChange>
        </w:rPr>
        <w:t>。</w:t>
      </w:r>
    </w:p>
    <w:p w:rsidR="00A43223" w:rsidRPr="00E945F7" w:rsidRDefault="00A43223" w:rsidP="008D33C3">
      <w:pPr>
        <w:rPr>
          <w:rPrChange w:id="132" w:author="tcq" w:date="2011-06-17T23:10:00Z">
            <w:rPr/>
          </w:rPrChange>
        </w:rPr>
        <w:pPrChange w:id="133" w:author="tcq" w:date="2011-06-17T23:16:00Z">
          <w:pPr>
            <w:widowControl/>
            <w:numPr>
              <w:ilvl w:val="1"/>
              <w:numId w:val="4"/>
            </w:numPr>
            <w:tabs>
              <w:tab w:val="num" w:pos="720"/>
            </w:tabs>
            <w:spacing w:before="100" w:beforeAutospacing="1" w:after="100" w:afterAutospacing="1"/>
            <w:ind w:leftChars="171" w:left="719" w:hanging="360"/>
            <w:jc w:val="left"/>
            <w:textAlignment w:val="baseline"/>
          </w:pPr>
        </w:pPrChange>
      </w:pPr>
    </w:p>
    <w:p w:rsidR="00D516B5" w:rsidDel="008D33C3" w:rsidRDefault="00E945F7" w:rsidP="008D33C3">
      <w:pPr>
        <w:rPr>
          <w:del w:id="134" w:author="tcq" w:date="2011-06-17T23:12:00Z"/>
          <w:rFonts w:hint="eastAsia"/>
        </w:rPr>
        <w:pPrChange w:id="135" w:author="tcq" w:date="2011-06-17T23:16:00Z">
          <w:pPr>
            <w:widowControl/>
            <w:numPr>
              <w:ilvl w:val="2"/>
              <w:numId w:val="5"/>
            </w:numPr>
            <w:spacing w:before="100" w:beforeAutospacing="1" w:after="100" w:afterAutospacing="1"/>
            <w:ind w:leftChars="514" w:left="1439" w:hanging="360"/>
            <w:jc w:val="left"/>
            <w:textAlignment w:val="baseline"/>
          </w:pPr>
        </w:pPrChange>
      </w:pPr>
      <w:ins w:id="136" w:author="tcq" w:date="2011-06-17T23:10:00Z">
        <w:r>
          <w:rPr>
            <w:rFonts w:hint="eastAsia"/>
          </w:rPr>
          <w:t>3</w:t>
        </w:r>
        <w:r>
          <w:rPr>
            <w:rFonts w:hint="eastAsia"/>
          </w:rPr>
          <w:t>：</w:t>
        </w:r>
      </w:ins>
      <w:r w:rsidR="00D516B5" w:rsidRPr="00E945F7">
        <w:rPr>
          <w:rPrChange w:id="137" w:author="tcq" w:date="2011-06-17T23:10:00Z">
            <w:rPr/>
          </w:rPrChange>
        </w:rPr>
        <w:t>堆的定义是这样的：</w:t>
      </w:r>
    </w:p>
    <w:p w:rsidR="008D33C3" w:rsidRDefault="008D33C3" w:rsidP="008D33C3">
      <w:pPr>
        <w:rPr>
          <w:ins w:id="138" w:author="tcq" w:date="2011-06-17T23:16:00Z"/>
          <w:rFonts w:hint="eastAsia"/>
        </w:rPr>
        <w:pPrChange w:id="139" w:author="tcq" w:date="2011-06-17T23:16:00Z">
          <w:pPr>
            <w:widowControl/>
            <w:numPr>
              <w:ilvl w:val="2"/>
              <w:numId w:val="5"/>
            </w:numPr>
            <w:spacing w:before="100" w:beforeAutospacing="1" w:after="100" w:afterAutospacing="1"/>
            <w:ind w:leftChars="514" w:left="1439" w:hanging="360"/>
            <w:jc w:val="left"/>
            <w:textAlignment w:val="baseline"/>
          </w:pPr>
        </w:pPrChange>
      </w:pPr>
    </w:p>
    <w:p w:rsidR="008D33C3" w:rsidRDefault="008D33C3" w:rsidP="008D33C3">
      <w:pPr>
        <w:pStyle w:val="a3"/>
        <w:numPr>
          <w:ilvl w:val="0"/>
          <w:numId w:val="39"/>
        </w:numPr>
        <w:ind w:firstLineChars="0"/>
        <w:rPr>
          <w:ins w:id="140" w:author="tcq" w:date="2011-06-17T23:16:00Z"/>
          <w:rFonts w:hint="eastAsia"/>
        </w:rPr>
        <w:pPrChange w:id="141" w:author="tcq" w:date="2011-06-17T23:16:00Z">
          <w:pPr>
            <w:widowControl/>
            <w:numPr>
              <w:ilvl w:val="2"/>
              <w:numId w:val="5"/>
            </w:numPr>
            <w:spacing w:before="100" w:beforeAutospacing="1" w:after="100" w:afterAutospacing="1"/>
            <w:ind w:leftChars="514" w:left="1439" w:hanging="360"/>
            <w:jc w:val="left"/>
            <w:textAlignment w:val="baseline"/>
          </w:pPr>
        </w:pPrChange>
      </w:pPr>
      <w:moveToRangeStart w:id="142" w:author="tcq" w:date="2011-06-17T23:16:00Z" w:name="move296115912"/>
      <w:moveTo w:id="143" w:author="tcq" w:date="2011-06-17T23:16:00Z">
        <w:r w:rsidRPr="000C5D60">
          <w:t>一个堆是一颗完全二叉树对于大（小）根堆</w:t>
        </w:r>
      </w:moveTo>
      <w:moveToRangeEnd w:id="142"/>
    </w:p>
    <w:p w:rsidR="00A43223" w:rsidRDefault="008D33C3" w:rsidP="008D33C3">
      <w:pPr>
        <w:pStyle w:val="a3"/>
        <w:numPr>
          <w:ilvl w:val="0"/>
          <w:numId w:val="39"/>
        </w:numPr>
        <w:ind w:firstLineChars="0"/>
        <w:rPr>
          <w:ins w:id="144" w:author="tcq" w:date="2011-06-17T23:16:00Z"/>
          <w:rFonts w:hint="eastAsia"/>
        </w:rPr>
        <w:pPrChange w:id="145" w:author="tcq" w:date="2011-06-17T23:16:00Z">
          <w:pPr>
            <w:widowControl/>
            <w:numPr>
              <w:ilvl w:val="2"/>
              <w:numId w:val="5"/>
            </w:numPr>
            <w:spacing w:before="100" w:beforeAutospacing="1" w:after="100" w:afterAutospacing="1"/>
            <w:ind w:leftChars="514" w:left="1439" w:hanging="360"/>
            <w:jc w:val="left"/>
            <w:textAlignment w:val="baseline"/>
          </w:pPr>
        </w:pPrChange>
      </w:pPr>
      <w:moveToRangeStart w:id="146" w:author="tcq" w:date="2011-06-17T23:16:00Z" w:name="move296115922"/>
      <w:moveTo w:id="147" w:author="tcq" w:date="2011-06-17T23:16:00Z">
        <w:r w:rsidRPr="000C5D60">
          <w:t>每个节点的值都比它的子节点要大（小）</w:t>
        </w:r>
      </w:moveTo>
      <w:moveToRangeEnd w:id="146"/>
    </w:p>
    <w:p w:rsidR="00D516B5" w:rsidRPr="00E945F7" w:rsidDel="008D33C3" w:rsidRDefault="00D516B5" w:rsidP="00A43223">
      <w:pPr>
        <w:rPr>
          <w:del w:id="148" w:author="tcq" w:date="2011-06-17T23:16:00Z"/>
          <w:rPrChange w:id="149" w:author="tcq" w:date="2011-06-17T23:10:00Z">
            <w:rPr>
              <w:del w:id="150" w:author="tcq" w:date="2011-06-17T23:16:00Z"/>
            </w:rPr>
          </w:rPrChange>
        </w:rPr>
        <w:pPrChange w:id="151" w:author="tcq" w:date="2011-06-17T23:16:00Z">
          <w:pPr>
            <w:widowControl/>
            <w:numPr>
              <w:ilvl w:val="2"/>
              <w:numId w:val="5"/>
            </w:numPr>
            <w:spacing w:before="100" w:beforeAutospacing="1" w:after="100" w:afterAutospacing="1"/>
            <w:ind w:leftChars="171" w:left="719" w:hanging="360"/>
            <w:jc w:val="left"/>
            <w:textAlignment w:val="baseline"/>
          </w:pPr>
        </w:pPrChange>
      </w:pPr>
      <w:moveFromRangeStart w:id="152" w:author="tcq" w:date="2011-06-17T23:16:00Z" w:name="move296115912"/>
      <w:moveFrom w:id="153" w:author="tcq" w:date="2011-06-17T23:16:00Z">
        <w:del w:id="154" w:author="tcq" w:date="2011-06-17T23:16:00Z">
          <w:r w:rsidRPr="00E945F7" w:rsidDel="008D33C3">
            <w:rPr>
              <w:rPrChange w:id="155" w:author="tcq" w:date="2011-06-17T23:10:00Z">
                <w:rPr/>
              </w:rPrChange>
            </w:rPr>
            <w:delText>一个堆是一颗完全二叉树</w:delText>
          </w:r>
        </w:del>
      </w:moveFrom>
    </w:p>
    <w:p w:rsidR="00D516B5" w:rsidRPr="00E945F7" w:rsidRDefault="00D516B5" w:rsidP="00A43223">
      <w:pPr>
        <w:rPr>
          <w:rPrChange w:id="156" w:author="tcq" w:date="2011-06-17T23:10:00Z">
            <w:rPr/>
          </w:rPrChange>
        </w:rPr>
        <w:pPrChange w:id="157" w:author="tcq" w:date="2011-06-17T23:16:00Z">
          <w:pPr>
            <w:widowControl/>
            <w:numPr>
              <w:ilvl w:val="2"/>
              <w:numId w:val="5"/>
            </w:numPr>
            <w:spacing w:before="100" w:beforeAutospacing="1" w:after="100" w:afterAutospacing="1"/>
            <w:ind w:leftChars="514" w:left="1439" w:hanging="360"/>
            <w:jc w:val="left"/>
            <w:textAlignment w:val="baseline"/>
          </w:pPr>
        </w:pPrChange>
      </w:pPr>
      <w:moveFrom w:id="158" w:author="tcq" w:date="2011-06-17T23:16:00Z">
        <w:del w:id="159" w:author="tcq" w:date="2011-06-17T23:16:00Z">
          <w:r w:rsidRPr="00E945F7" w:rsidDel="008D33C3">
            <w:rPr>
              <w:rPrChange w:id="160" w:author="tcq" w:date="2011-06-17T23:10:00Z">
                <w:rPr/>
              </w:rPrChange>
            </w:rPr>
            <w:delText>对于大（小）根堆</w:delText>
          </w:r>
        </w:del>
      </w:moveFrom>
      <w:moveFromRangeEnd w:id="152"/>
      <w:del w:id="161" w:author="tcq" w:date="2011-06-17T23:12:00Z">
        <w:r w:rsidRPr="00E945F7" w:rsidDel="00EC235B">
          <w:rPr>
            <w:rPrChange w:id="162" w:author="tcq" w:date="2011-06-17T23:10:00Z">
              <w:rPr/>
            </w:rPrChange>
          </w:rPr>
          <w:delText>，</w:delText>
        </w:r>
      </w:del>
      <w:moveFromRangeStart w:id="163" w:author="tcq" w:date="2011-06-17T23:16:00Z" w:name="move296115922"/>
      <w:moveFrom w:id="164" w:author="tcq" w:date="2011-06-17T23:16:00Z">
        <w:r w:rsidRPr="00E945F7" w:rsidDel="008D33C3">
          <w:rPr>
            <w:rPrChange w:id="165" w:author="tcq" w:date="2011-06-17T23:10:00Z">
              <w:rPr/>
            </w:rPrChange>
          </w:rPr>
          <w:t>每个节点的值都比它的子节点要大（小）</w:t>
        </w:r>
      </w:moveFrom>
      <w:moveFromRangeEnd w:id="163"/>
    </w:p>
    <w:p w:rsidR="00E3125C" w:rsidRDefault="00E945F7" w:rsidP="008D33C3">
      <w:pPr>
        <w:rPr>
          <w:ins w:id="166" w:author="tcq" w:date="2011-06-17T23:18:00Z"/>
          <w:rFonts w:hint="eastAsia"/>
        </w:rPr>
        <w:pPrChange w:id="167" w:author="tcq" w:date="2011-06-17T23:16:00Z">
          <w:pPr>
            <w:widowControl/>
            <w:spacing w:before="100" w:beforeAutospacing="1" w:after="100" w:afterAutospacing="1"/>
            <w:ind w:left="719"/>
            <w:jc w:val="left"/>
            <w:textAlignment w:val="baseline"/>
          </w:pPr>
        </w:pPrChange>
      </w:pPr>
      <w:ins w:id="168" w:author="tcq" w:date="2011-06-17T23:10:00Z">
        <w:r>
          <w:rPr>
            <w:rFonts w:hint="eastAsia"/>
          </w:rPr>
          <w:t>4</w:t>
        </w:r>
        <w:r>
          <w:rPr>
            <w:rFonts w:hint="eastAsia"/>
          </w:rPr>
          <w:t>：</w:t>
        </w:r>
      </w:ins>
      <w:proofErr w:type="gramStart"/>
      <w:r w:rsidR="00D516B5" w:rsidRPr="00E945F7">
        <w:rPr>
          <w:rPrChange w:id="169" w:author="tcq" w:date="2011-06-17T23:10:00Z">
            <w:rPr/>
          </w:rPrChange>
        </w:rPr>
        <w:t>虽然堆排的</w:t>
      </w:r>
      <w:proofErr w:type="gramEnd"/>
      <w:r w:rsidR="00D516B5" w:rsidRPr="00E945F7">
        <w:rPr>
          <w:rPrChange w:id="170" w:author="tcq" w:date="2011-06-17T23:10:00Z">
            <w:rPr/>
          </w:rPrChange>
        </w:rPr>
        <w:t>理论效率好，但是往往一个</w:t>
      </w:r>
      <w:proofErr w:type="gramStart"/>
      <w:r w:rsidR="00D516B5" w:rsidRPr="00E945F7">
        <w:rPr>
          <w:rPrChange w:id="171" w:author="tcq" w:date="2011-06-17T23:10:00Z">
            <w:rPr/>
          </w:rPrChange>
        </w:rPr>
        <w:t>好的快排</w:t>
      </w:r>
      <w:proofErr w:type="gramEnd"/>
      <w:r w:rsidR="00D516B5" w:rsidRPr="00E945F7">
        <w:rPr>
          <w:rPrChange w:id="172" w:author="tcq" w:date="2011-06-17T23:10:00Z">
            <w:rPr/>
          </w:rPrChange>
        </w:rPr>
        <w:t>的实现要优于堆排</w:t>
      </w:r>
      <w:r w:rsidR="00B04406" w:rsidRPr="00E945F7">
        <w:rPr>
          <w:rFonts w:hint="eastAsia"/>
          <w:rPrChange w:id="173" w:author="tcq" w:date="2011-06-17T23:10:00Z">
            <w:rPr>
              <w:rFonts w:hint="eastAsia"/>
            </w:rPr>
          </w:rPrChange>
        </w:rPr>
        <w:t>。</w:t>
      </w:r>
    </w:p>
    <w:p w:rsidR="00E3125C" w:rsidRDefault="00B04406" w:rsidP="008D33C3">
      <w:pPr>
        <w:rPr>
          <w:ins w:id="174" w:author="tcq" w:date="2011-06-17T23:18:00Z"/>
          <w:rFonts w:hint="eastAsia"/>
        </w:rPr>
        <w:pPrChange w:id="175" w:author="tcq" w:date="2011-06-17T23:16:00Z">
          <w:pPr>
            <w:widowControl/>
            <w:spacing w:before="100" w:beforeAutospacing="1" w:after="100" w:afterAutospacing="1"/>
            <w:ind w:left="719"/>
            <w:jc w:val="left"/>
            <w:textAlignment w:val="baseline"/>
          </w:pPr>
        </w:pPrChange>
      </w:pPr>
      <w:del w:id="176" w:author="tcq" w:date="2011-06-17T23:18:00Z">
        <w:r w:rsidRPr="00E945F7" w:rsidDel="00E3125C">
          <w:rPr>
            <w:rPrChange w:id="177" w:author="tcq" w:date="2011-06-17T23:10:00Z">
              <w:rPr/>
            </w:rPrChange>
          </w:rPr>
          <w:br/>
        </w:r>
      </w:del>
    </w:p>
    <w:p w:rsidR="002C4B4D" w:rsidRDefault="00E945F7" w:rsidP="008D33C3">
      <w:pPr>
        <w:rPr>
          <w:ins w:id="178" w:author="tcq" w:date="2011-06-17T23:20:00Z"/>
          <w:rFonts w:hint="eastAsia"/>
        </w:rPr>
      </w:pPr>
      <w:ins w:id="179" w:author="tcq" w:date="2011-06-17T23:10:00Z">
        <w:r>
          <w:rPr>
            <w:rFonts w:hint="eastAsia"/>
          </w:rPr>
          <w:t>5</w:t>
        </w:r>
        <w:r>
          <w:rPr>
            <w:rFonts w:hint="eastAsia"/>
          </w:rPr>
          <w:t>：</w:t>
        </w:r>
      </w:ins>
      <w:r w:rsidR="00D516B5" w:rsidRPr="00E945F7">
        <w:rPr>
          <w:rPrChange w:id="180" w:author="tcq" w:date="2011-06-17T23:10:00Z">
            <w:rPr/>
          </w:rPrChange>
        </w:rPr>
        <w:t>所以堆更常见于作为高效的优先级队列</w:t>
      </w:r>
      <w:r w:rsidR="00B04406" w:rsidRPr="00E945F7">
        <w:rPr>
          <w:rFonts w:hint="eastAsia"/>
          <w:rPrChange w:id="181" w:author="tcq" w:date="2011-06-17T23:10:00Z">
            <w:rPr>
              <w:rFonts w:hint="eastAsia"/>
            </w:rPr>
          </w:rPrChange>
        </w:rPr>
        <w:t>：</w:t>
      </w:r>
      <w:r w:rsidR="00D516B5" w:rsidRPr="00E945F7">
        <w:rPr>
          <w:rPrChange w:id="182" w:author="tcq" w:date="2011-06-17T23:10:00Z">
            <w:rPr/>
          </w:rPrChange>
        </w:rPr>
        <w:t>一个</w:t>
      </w:r>
      <w:proofErr w:type="gramStart"/>
      <w:r w:rsidR="00D516B5" w:rsidRPr="00E945F7">
        <w:rPr>
          <w:rPrChange w:id="183" w:author="tcq" w:date="2011-06-17T23:10:00Z">
            <w:rPr/>
          </w:rPrChange>
        </w:rPr>
        <w:t>堆可以</w:t>
      </w:r>
      <w:proofErr w:type="gramEnd"/>
      <w:r w:rsidR="00D516B5" w:rsidRPr="00E945F7">
        <w:rPr>
          <w:rPrChange w:id="184" w:author="tcq" w:date="2011-06-17T23:10:00Z">
            <w:rPr/>
          </w:rPrChange>
        </w:rPr>
        <w:t>在</w:t>
      </w:r>
      <w:r w:rsidR="00D516B5" w:rsidRPr="00E945F7">
        <w:rPr>
          <w:rPrChange w:id="185" w:author="tcq" w:date="2011-06-17T23:10:00Z">
            <w:rPr/>
          </w:rPrChange>
        </w:rPr>
        <w:t>O(lgn)</w:t>
      </w:r>
      <w:r w:rsidR="00D516B5" w:rsidRPr="00E945F7">
        <w:rPr>
          <w:rPrChange w:id="186" w:author="tcq" w:date="2011-06-17T23:10:00Z">
            <w:rPr/>
          </w:rPrChange>
        </w:rPr>
        <w:t>的时间内，支持大小为</w:t>
      </w:r>
      <w:r w:rsidR="00D516B5" w:rsidRPr="00E945F7">
        <w:rPr>
          <w:rPrChange w:id="187" w:author="tcq" w:date="2011-06-17T23:10:00Z">
            <w:rPr/>
          </w:rPrChange>
        </w:rPr>
        <w:t>n</w:t>
      </w:r>
      <w:r w:rsidR="00D516B5" w:rsidRPr="00E945F7">
        <w:rPr>
          <w:rPrChange w:id="188" w:author="tcq" w:date="2011-06-17T23:10:00Z">
            <w:rPr/>
          </w:rPrChange>
        </w:rPr>
        <w:t>的集合上的任意优先队列的操作。</w:t>
      </w:r>
      <w:r w:rsidR="00D516B5" w:rsidRPr="00E945F7">
        <w:rPr>
          <w:rFonts w:ascii="Simsun" w:hAnsi="Simsun" w:cs="宋体"/>
          <w:sz w:val="27"/>
          <w:szCs w:val="27"/>
          <w:rPrChange w:id="189" w:author="tcq" w:date="2011-06-17T23:09:00Z">
            <w:rPr>
              <w:rFonts w:ascii="Simsun" w:hAnsi="Simsun" w:cs="宋体"/>
              <w:sz w:val="27"/>
              <w:szCs w:val="27"/>
            </w:rPr>
          </w:rPrChange>
        </w:rPr>
        <w:br/>
      </w:r>
    </w:p>
    <w:p w:rsidR="004A7BB4" w:rsidRPr="00532D98" w:rsidRDefault="004A7BB4" w:rsidP="004A7BB4">
      <w:pPr>
        <w:rPr>
          <w:ins w:id="190" w:author="tcq" w:date="2011-06-17T23:26:00Z"/>
          <w:rFonts w:hint="eastAsia"/>
        </w:rPr>
      </w:pPr>
      <w:ins w:id="191" w:author="tcq" w:date="2011-06-17T23:26: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4A7BB4" w:rsidTr="000C5D60">
        <w:trPr>
          <w:ins w:id="192" w:author="tcq" w:date="2011-06-17T23:26:00Z"/>
        </w:trPr>
        <w:tc>
          <w:tcPr>
            <w:tcW w:w="11840" w:type="dxa"/>
          </w:tcPr>
          <w:p w:rsidR="004A7BB4" w:rsidRPr="004A7BB4" w:rsidRDefault="004A7BB4" w:rsidP="004A7BB4">
            <w:pPr>
              <w:rPr>
                <w:ins w:id="193" w:author="tcq" w:date="2011-06-17T23:26:00Z"/>
                <w:rFonts w:hint="eastAsia"/>
                <w:color w:val="00B0F0"/>
                <w:sz w:val="18"/>
                <w:szCs w:val="18"/>
              </w:rPr>
            </w:pPr>
            <w:ins w:id="194" w:author="tcq" w:date="2011-06-17T23:26:00Z">
              <w:r w:rsidRPr="004A7BB4">
                <w:rPr>
                  <w:rFonts w:hint="eastAsia"/>
                  <w:color w:val="00B0F0"/>
                  <w:sz w:val="18"/>
                  <w:szCs w:val="18"/>
                </w:rPr>
                <w:t>原始数组，准备进行堆排序：</w:t>
              </w:r>
              <w:r w:rsidRPr="004A7BB4">
                <w:rPr>
                  <w:rFonts w:hint="eastAsia"/>
                  <w:color w:val="00B0F0"/>
                  <w:sz w:val="18"/>
                  <w:szCs w:val="18"/>
                </w:rPr>
                <w:t>8  5  78  45  64  987  45  34  23  4  23</w:t>
              </w:r>
            </w:ins>
          </w:p>
          <w:p w:rsidR="004A7BB4" w:rsidRPr="004A7BB4" w:rsidRDefault="004A7BB4" w:rsidP="004A7BB4">
            <w:pPr>
              <w:rPr>
                <w:ins w:id="195" w:author="tcq" w:date="2011-06-17T23:26:00Z"/>
                <w:rFonts w:hint="eastAsia"/>
                <w:color w:val="00B0F0"/>
                <w:sz w:val="18"/>
                <w:szCs w:val="18"/>
              </w:rPr>
            </w:pPr>
            <w:ins w:id="196" w:author="tcq" w:date="2011-06-17T23:26:00Z">
              <w:r w:rsidRPr="004A7BB4">
                <w:rPr>
                  <w:rFonts w:hint="eastAsia"/>
                  <w:color w:val="00B0F0"/>
                  <w:sz w:val="18"/>
                  <w:szCs w:val="18"/>
                </w:rPr>
                <w:t>堆排序结束：</w:t>
              </w:r>
              <w:r w:rsidRPr="004A7BB4">
                <w:rPr>
                  <w:rFonts w:hint="eastAsia"/>
                  <w:color w:val="00B0F0"/>
                  <w:sz w:val="18"/>
                  <w:szCs w:val="18"/>
                </w:rPr>
                <w:t>4  5  8  23  23  34  45  45  64  78  987</w:t>
              </w:r>
            </w:ins>
          </w:p>
          <w:p w:rsidR="004A7BB4" w:rsidRPr="004A7BB4" w:rsidRDefault="004A7BB4" w:rsidP="004A7BB4">
            <w:pPr>
              <w:rPr>
                <w:ins w:id="197" w:author="tcq" w:date="2011-06-17T23:26:00Z"/>
                <w:color w:val="00B0F0"/>
                <w:sz w:val="18"/>
                <w:szCs w:val="18"/>
              </w:rPr>
            </w:pPr>
          </w:p>
          <w:p w:rsidR="004A7BB4" w:rsidRPr="004A7BB4" w:rsidRDefault="004A7BB4" w:rsidP="004A7BB4">
            <w:pPr>
              <w:rPr>
                <w:ins w:id="198" w:author="tcq" w:date="2011-06-17T23:26:00Z"/>
                <w:rFonts w:hint="eastAsia"/>
                <w:color w:val="00B0F0"/>
                <w:sz w:val="18"/>
                <w:szCs w:val="18"/>
              </w:rPr>
            </w:pPr>
            <w:ins w:id="199" w:author="tcq" w:date="2011-06-17T23:26:00Z">
              <w:r w:rsidRPr="004A7BB4">
                <w:rPr>
                  <w:rFonts w:hint="eastAsia"/>
                  <w:color w:val="00B0F0"/>
                  <w:sz w:val="18"/>
                  <w:szCs w:val="18"/>
                </w:rPr>
                <w:t>初始化一个优先队列：</w:t>
              </w:r>
              <w:r w:rsidRPr="004A7BB4">
                <w:rPr>
                  <w:rFonts w:hint="eastAsia"/>
                  <w:color w:val="00B0F0"/>
                  <w:sz w:val="18"/>
                  <w:szCs w:val="18"/>
                </w:rPr>
                <w:t>41  169  334  358  464  724  478  500  962  467</w:t>
              </w:r>
            </w:ins>
          </w:p>
          <w:p w:rsidR="004A7BB4" w:rsidRPr="004A7BB4" w:rsidRDefault="004A7BB4" w:rsidP="004A7BB4">
            <w:pPr>
              <w:rPr>
                <w:ins w:id="200" w:author="tcq" w:date="2011-06-17T23:26:00Z"/>
                <w:rFonts w:hint="eastAsia"/>
                <w:color w:val="00B0F0"/>
                <w:sz w:val="18"/>
                <w:szCs w:val="18"/>
              </w:rPr>
            </w:pPr>
            <w:ins w:id="201" w:author="tcq" w:date="2011-06-17T23:26:00Z">
              <w:r w:rsidRPr="004A7BB4">
                <w:rPr>
                  <w:rFonts w:hint="eastAsia"/>
                  <w:color w:val="00B0F0"/>
                  <w:sz w:val="18"/>
                  <w:szCs w:val="18"/>
                </w:rPr>
                <w:t>开始不断的</w:t>
              </w:r>
              <w:proofErr w:type="gramStart"/>
              <w:r w:rsidRPr="004A7BB4">
                <w:rPr>
                  <w:rFonts w:hint="eastAsia"/>
                  <w:color w:val="00B0F0"/>
                  <w:sz w:val="18"/>
                  <w:szCs w:val="18"/>
                </w:rPr>
                <w:t>取最高</w:t>
              </w:r>
              <w:proofErr w:type="gramEnd"/>
              <w:r w:rsidRPr="004A7BB4">
                <w:rPr>
                  <w:rFonts w:hint="eastAsia"/>
                  <w:color w:val="00B0F0"/>
                  <w:sz w:val="18"/>
                  <w:szCs w:val="18"/>
                </w:rPr>
                <w:t>优先级的任务出列：</w:t>
              </w:r>
            </w:ins>
          </w:p>
          <w:p w:rsidR="004A7BB4" w:rsidRPr="004A7BB4" w:rsidRDefault="004A7BB4" w:rsidP="004A7BB4">
            <w:pPr>
              <w:rPr>
                <w:ins w:id="202" w:author="tcq" w:date="2011-06-17T23:26:00Z"/>
                <w:color w:val="00B0F0"/>
                <w:sz w:val="18"/>
                <w:szCs w:val="18"/>
              </w:rPr>
            </w:pPr>
            <w:ins w:id="203" w:author="tcq" w:date="2011-06-17T23:26:00Z">
              <w:r w:rsidRPr="004A7BB4">
                <w:rPr>
                  <w:color w:val="00B0F0"/>
                  <w:sz w:val="18"/>
                  <w:szCs w:val="18"/>
                </w:rPr>
                <w:t>41:     169  358  334  467  464  724  478  500  962</w:t>
              </w:r>
            </w:ins>
          </w:p>
          <w:p w:rsidR="004A7BB4" w:rsidRPr="004A7BB4" w:rsidRDefault="004A7BB4" w:rsidP="004A7BB4">
            <w:pPr>
              <w:rPr>
                <w:ins w:id="204" w:author="tcq" w:date="2011-06-17T23:26:00Z"/>
                <w:color w:val="00B0F0"/>
                <w:sz w:val="18"/>
                <w:szCs w:val="18"/>
              </w:rPr>
            </w:pPr>
            <w:ins w:id="205" w:author="tcq" w:date="2011-06-17T23:26:00Z">
              <w:r w:rsidRPr="004A7BB4">
                <w:rPr>
                  <w:color w:val="00B0F0"/>
                  <w:sz w:val="18"/>
                  <w:szCs w:val="18"/>
                </w:rPr>
                <w:t>169:    334  358  478  467  464  724  962  500</w:t>
              </w:r>
            </w:ins>
          </w:p>
          <w:p w:rsidR="004A7BB4" w:rsidRPr="004A7BB4" w:rsidRDefault="004A7BB4" w:rsidP="004A7BB4">
            <w:pPr>
              <w:rPr>
                <w:ins w:id="206" w:author="tcq" w:date="2011-06-17T23:26:00Z"/>
                <w:color w:val="00B0F0"/>
                <w:sz w:val="18"/>
                <w:szCs w:val="18"/>
              </w:rPr>
            </w:pPr>
            <w:ins w:id="207" w:author="tcq" w:date="2011-06-17T23:26:00Z">
              <w:r w:rsidRPr="004A7BB4">
                <w:rPr>
                  <w:color w:val="00B0F0"/>
                  <w:sz w:val="18"/>
                  <w:szCs w:val="18"/>
                </w:rPr>
                <w:t>334:    358  464  478  467  500  724  962</w:t>
              </w:r>
            </w:ins>
          </w:p>
          <w:p w:rsidR="004A7BB4" w:rsidRPr="004A7BB4" w:rsidRDefault="004A7BB4" w:rsidP="004A7BB4">
            <w:pPr>
              <w:rPr>
                <w:ins w:id="208" w:author="tcq" w:date="2011-06-17T23:26:00Z"/>
                <w:color w:val="00B0F0"/>
                <w:sz w:val="18"/>
                <w:szCs w:val="18"/>
              </w:rPr>
            </w:pPr>
            <w:ins w:id="209" w:author="tcq" w:date="2011-06-17T23:26:00Z">
              <w:r w:rsidRPr="004A7BB4">
                <w:rPr>
                  <w:color w:val="00B0F0"/>
                  <w:sz w:val="18"/>
                  <w:szCs w:val="18"/>
                </w:rPr>
                <w:t>358:    464  467  478  962  500  724</w:t>
              </w:r>
            </w:ins>
          </w:p>
          <w:p w:rsidR="004A7BB4" w:rsidRPr="004A7BB4" w:rsidRDefault="004A7BB4" w:rsidP="004A7BB4">
            <w:pPr>
              <w:rPr>
                <w:ins w:id="210" w:author="tcq" w:date="2011-06-17T23:26:00Z"/>
                <w:color w:val="00B0F0"/>
                <w:sz w:val="18"/>
                <w:szCs w:val="18"/>
              </w:rPr>
            </w:pPr>
            <w:ins w:id="211" w:author="tcq" w:date="2011-06-17T23:26:00Z">
              <w:r w:rsidRPr="004A7BB4">
                <w:rPr>
                  <w:color w:val="00B0F0"/>
                  <w:sz w:val="18"/>
                  <w:szCs w:val="18"/>
                </w:rPr>
                <w:t>464:    467  500  478  962  724</w:t>
              </w:r>
            </w:ins>
          </w:p>
          <w:p w:rsidR="004A7BB4" w:rsidRPr="004A7BB4" w:rsidRDefault="004A7BB4" w:rsidP="004A7BB4">
            <w:pPr>
              <w:rPr>
                <w:ins w:id="212" w:author="tcq" w:date="2011-06-17T23:26:00Z"/>
                <w:color w:val="00B0F0"/>
                <w:sz w:val="18"/>
                <w:szCs w:val="18"/>
              </w:rPr>
            </w:pPr>
            <w:ins w:id="213" w:author="tcq" w:date="2011-06-17T23:26:00Z">
              <w:r w:rsidRPr="004A7BB4">
                <w:rPr>
                  <w:color w:val="00B0F0"/>
                  <w:sz w:val="18"/>
                  <w:szCs w:val="18"/>
                </w:rPr>
                <w:t>467:    478  500  724  962</w:t>
              </w:r>
            </w:ins>
          </w:p>
          <w:p w:rsidR="004A7BB4" w:rsidRPr="004A7BB4" w:rsidRDefault="004A7BB4" w:rsidP="004A7BB4">
            <w:pPr>
              <w:rPr>
                <w:ins w:id="214" w:author="tcq" w:date="2011-06-17T23:26:00Z"/>
                <w:color w:val="00B0F0"/>
                <w:sz w:val="18"/>
                <w:szCs w:val="18"/>
              </w:rPr>
            </w:pPr>
            <w:ins w:id="215" w:author="tcq" w:date="2011-06-17T23:26:00Z">
              <w:r w:rsidRPr="004A7BB4">
                <w:rPr>
                  <w:color w:val="00B0F0"/>
                  <w:sz w:val="18"/>
                  <w:szCs w:val="18"/>
                </w:rPr>
                <w:t>478:    500  962  724</w:t>
              </w:r>
            </w:ins>
          </w:p>
          <w:p w:rsidR="004A7BB4" w:rsidRPr="004A7BB4" w:rsidRDefault="004A7BB4" w:rsidP="004A7BB4">
            <w:pPr>
              <w:rPr>
                <w:ins w:id="216" w:author="tcq" w:date="2011-06-17T23:26:00Z"/>
                <w:color w:val="00B0F0"/>
                <w:sz w:val="18"/>
                <w:szCs w:val="18"/>
              </w:rPr>
            </w:pPr>
            <w:ins w:id="217" w:author="tcq" w:date="2011-06-17T23:26:00Z">
              <w:r w:rsidRPr="004A7BB4">
                <w:rPr>
                  <w:color w:val="00B0F0"/>
                  <w:sz w:val="18"/>
                  <w:szCs w:val="18"/>
                </w:rPr>
                <w:t>500:    724  962</w:t>
              </w:r>
            </w:ins>
          </w:p>
          <w:p w:rsidR="004A7BB4" w:rsidRPr="004A7BB4" w:rsidRDefault="004A7BB4" w:rsidP="004A7BB4">
            <w:pPr>
              <w:rPr>
                <w:ins w:id="218" w:author="tcq" w:date="2011-06-17T23:26:00Z"/>
                <w:color w:val="00B0F0"/>
                <w:sz w:val="18"/>
                <w:szCs w:val="18"/>
              </w:rPr>
            </w:pPr>
            <w:ins w:id="219" w:author="tcq" w:date="2011-06-17T23:26:00Z">
              <w:r w:rsidRPr="004A7BB4">
                <w:rPr>
                  <w:color w:val="00B0F0"/>
                  <w:sz w:val="18"/>
                  <w:szCs w:val="18"/>
                </w:rPr>
                <w:t>724:    962</w:t>
              </w:r>
            </w:ins>
          </w:p>
          <w:p w:rsidR="004A7BB4" w:rsidRPr="004A7BB4" w:rsidRDefault="004A7BB4" w:rsidP="004A7BB4">
            <w:pPr>
              <w:rPr>
                <w:ins w:id="220" w:author="tcq" w:date="2011-06-17T23:26:00Z"/>
                <w:color w:val="00B0F0"/>
                <w:sz w:val="18"/>
                <w:szCs w:val="18"/>
              </w:rPr>
            </w:pPr>
            <w:ins w:id="221" w:author="tcq" w:date="2011-06-17T23:26:00Z">
              <w:r w:rsidRPr="004A7BB4">
                <w:rPr>
                  <w:color w:val="00B0F0"/>
                  <w:sz w:val="18"/>
                  <w:szCs w:val="18"/>
                </w:rPr>
                <w:t>962:</w:t>
              </w:r>
            </w:ins>
          </w:p>
          <w:p w:rsidR="004A7BB4" w:rsidRPr="004A7BB4" w:rsidRDefault="004A7BB4" w:rsidP="004A7BB4">
            <w:pPr>
              <w:rPr>
                <w:ins w:id="222" w:author="tcq" w:date="2011-06-17T23:26:00Z"/>
                <w:rFonts w:hint="eastAsia"/>
                <w:color w:val="00B0F0"/>
                <w:sz w:val="18"/>
                <w:szCs w:val="18"/>
              </w:rPr>
            </w:pPr>
            <w:ins w:id="223" w:author="tcq" w:date="2011-06-17T23:26:00Z">
              <w:r w:rsidRPr="004A7BB4">
                <w:rPr>
                  <w:rFonts w:hint="eastAsia"/>
                  <w:color w:val="00B0F0"/>
                  <w:sz w:val="18"/>
                  <w:szCs w:val="18"/>
                </w:rPr>
                <w:t>开始添加任务入列：</w:t>
              </w:r>
            </w:ins>
          </w:p>
          <w:p w:rsidR="004A7BB4" w:rsidRPr="004A7BB4" w:rsidRDefault="004A7BB4" w:rsidP="004A7BB4">
            <w:pPr>
              <w:rPr>
                <w:ins w:id="224" w:author="tcq" w:date="2011-06-17T23:26:00Z"/>
                <w:color w:val="00B0F0"/>
                <w:sz w:val="18"/>
                <w:szCs w:val="18"/>
              </w:rPr>
            </w:pPr>
            <w:ins w:id="225" w:author="tcq" w:date="2011-06-17T23:26:00Z">
              <w:r w:rsidRPr="004A7BB4">
                <w:rPr>
                  <w:color w:val="00B0F0"/>
                  <w:sz w:val="18"/>
                  <w:szCs w:val="18"/>
                </w:rPr>
                <w:t>4</w:t>
              </w:r>
            </w:ins>
          </w:p>
          <w:p w:rsidR="004A7BB4" w:rsidRPr="004A7BB4" w:rsidRDefault="004A7BB4" w:rsidP="004A7BB4">
            <w:pPr>
              <w:rPr>
                <w:ins w:id="226" w:author="tcq" w:date="2011-06-17T23:26:00Z"/>
                <w:color w:val="00B0F0"/>
                <w:sz w:val="18"/>
                <w:szCs w:val="18"/>
              </w:rPr>
            </w:pPr>
            <w:ins w:id="227" w:author="tcq" w:date="2011-06-17T23:26:00Z">
              <w:r w:rsidRPr="004A7BB4">
                <w:rPr>
                  <w:color w:val="00B0F0"/>
                  <w:sz w:val="18"/>
                  <w:szCs w:val="18"/>
                </w:rPr>
                <w:t>4  5</w:t>
              </w:r>
            </w:ins>
          </w:p>
          <w:p w:rsidR="004A7BB4" w:rsidRPr="004A7BB4" w:rsidRDefault="004A7BB4" w:rsidP="004A7BB4">
            <w:pPr>
              <w:rPr>
                <w:ins w:id="228" w:author="tcq" w:date="2011-06-17T23:26:00Z"/>
                <w:color w:val="00B0F0"/>
                <w:sz w:val="18"/>
                <w:szCs w:val="18"/>
              </w:rPr>
            </w:pPr>
            <w:ins w:id="229" w:author="tcq" w:date="2011-06-17T23:26:00Z">
              <w:r w:rsidRPr="004A7BB4">
                <w:rPr>
                  <w:color w:val="00B0F0"/>
                  <w:sz w:val="18"/>
                  <w:szCs w:val="18"/>
                </w:rPr>
                <w:t>4  5  8</w:t>
              </w:r>
            </w:ins>
          </w:p>
          <w:p w:rsidR="004A7BB4" w:rsidRPr="004A7BB4" w:rsidRDefault="004A7BB4" w:rsidP="004A7BB4">
            <w:pPr>
              <w:rPr>
                <w:ins w:id="230" w:author="tcq" w:date="2011-06-17T23:26:00Z"/>
                <w:color w:val="00B0F0"/>
                <w:sz w:val="18"/>
                <w:szCs w:val="18"/>
              </w:rPr>
            </w:pPr>
            <w:ins w:id="231" w:author="tcq" w:date="2011-06-17T23:26:00Z">
              <w:r w:rsidRPr="004A7BB4">
                <w:rPr>
                  <w:color w:val="00B0F0"/>
                  <w:sz w:val="18"/>
                  <w:szCs w:val="18"/>
                </w:rPr>
                <w:t>4  5  8  23</w:t>
              </w:r>
            </w:ins>
          </w:p>
          <w:p w:rsidR="004A7BB4" w:rsidRPr="004A7BB4" w:rsidRDefault="004A7BB4" w:rsidP="004A7BB4">
            <w:pPr>
              <w:rPr>
                <w:ins w:id="232" w:author="tcq" w:date="2011-06-17T23:26:00Z"/>
                <w:color w:val="00B0F0"/>
                <w:sz w:val="18"/>
                <w:szCs w:val="18"/>
              </w:rPr>
            </w:pPr>
            <w:ins w:id="233" w:author="tcq" w:date="2011-06-17T23:26:00Z">
              <w:r w:rsidRPr="004A7BB4">
                <w:rPr>
                  <w:color w:val="00B0F0"/>
                  <w:sz w:val="18"/>
                  <w:szCs w:val="18"/>
                </w:rPr>
                <w:t>4  5  8  23  23</w:t>
              </w:r>
            </w:ins>
          </w:p>
          <w:p w:rsidR="004A7BB4" w:rsidRPr="004A7BB4" w:rsidRDefault="004A7BB4" w:rsidP="004A7BB4">
            <w:pPr>
              <w:rPr>
                <w:ins w:id="234" w:author="tcq" w:date="2011-06-17T23:26:00Z"/>
                <w:color w:val="00B0F0"/>
                <w:sz w:val="18"/>
                <w:szCs w:val="18"/>
              </w:rPr>
            </w:pPr>
            <w:ins w:id="235" w:author="tcq" w:date="2011-06-17T23:26:00Z">
              <w:r w:rsidRPr="004A7BB4">
                <w:rPr>
                  <w:color w:val="00B0F0"/>
                  <w:sz w:val="18"/>
                  <w:szCs w:val="18"/>
                </w:rPr>
                <w:t>4  5  8  23  23  34</w:t>
              </w:r>
            </w:ins>
          </w:p>
          <w:p w:rsidR="004A7BB4" w:rsidRPr="004A7BB4" w:rsidRDefault="004A7BB4" w:rsidP="004A7BB4">
            <w:pPr>
              <w:rPr>
                <w:ins w:id="236" w:author="tcq" w:date="2011-06-17T23:26:00Z"/>
                <w:color w:val="00B0F0"/>
                <w:sz w:val="18"/>
                <w:szCs w:val="18"/>
              </w:rPr>
            </w:pPr>
            <w:ins w:id="237" w:author="tcq" w:date="2011-06-17T23:26:00Z">
              <w:r w:rsidRPr="004A7BB4">
                <w:rPr>
                  <w:color w:val="00B0F0"/>
                  <w:sz w:val="18"/>
                  <w:szCs w:val="18"/>
                </w:rPr>
                <w:t>4  5  8  23  23  34  45</w:t>
              </w:r>
            </w:ins>
          </w:p>
          <w:p w:rsidR="004A7BB4" w:rsidRPr="004A7BB4" w:rsidRDefault="004A7BB4" w:rsidP="004A7BB4">
            <w:pPr>
              <w:rPr>
                <w:ins w:id="238" w:author="tcq" w:date="2011-06-17T23:26:00Z"/>
                <w:color w:val="00B0F0"/>
                <w:sz w:val="18"/>
                <w:szCs w:val="18"/>
              </w:rPr>
            </w:pPr>
            <w:ins w:id="239" w:author="tcq" w:date="2011-06-17T23:26:00Z">
              <w:r w:rsidRPr="004A7BB4">
                <w:rPr>
                  <w:color w:val="00B0F0"/>
                  <w:sz w:val="18"/>
                  <w:szCs w:val="18"/>
                </w:rPr>
                <w:t>4  5  8  23  23  34  45  45</w:t>
              </w:r>
            </w:ins>
          </w:p>
          <w:p w:rsidR="004A7BB4" w:rsidRPr="004A7BB4" w:rsidRDefault="004A7BB4" w:rsidP="004A7BB4">
            <w:pPr>
              <w:rPr>
                <w:ins w:id="240" w:author="tcq" w:date="2011-06-17T23:26:00Z"/>
                <w:color w:val="00B0F0"/>
                <w:sz w:val="18"/>
                <w:szCs w:val="18"/>
              </w:rPr>
            </w:pPr>
            <w:ins w:id="241" w:author="tcq" w:date="2011-06-17T23:26:00Z">
              <w:r w:rsidRPr="004A7BB4">
                <w:rPr>
                  <w:color w:val="00B0F0"/>
                  <w:sz w:val="18"/>
                  <w:szCs w:val="18"/>
                </w:rPr>
                <w:t>4  5  8  23  23  34  45  45  64</w:t>
              </w:r>
            </w:ins>
          </w:p>
          <w:p w:rsidR="004A7BB4" w:rsidRPr="004A7BB4" w:rsidRDefault="004A7BB4" w:rsidP="004A7BB4">
            <w:pPr>
              <w:rPr>
                <w:ins w:id="242" w:author="tcq" w:date="2011-06-17T23:26:00Z"/>
                <w:color w:val="00B0F0"/>
                <w:sz w:val="18"/>
                <w:szCs w:val="18"/>
              </w:rPr>
            </w:pPr>
            <w:ins w:id="243" w:author="tcq" w:date="2011-06-17T23:26:00Z">
              <w:r w:rsidRPr="004A7BB4">
                <w:rPr>
                  <w:color w:val="00B0F0"/>
                  <w:sz w:val="18"/>
                  <w:szCs w:val="18"/>
                </w:rPr>
                <w:t>4  5  8  23  23  34  45  45  64  78</w:t>
              </w:r>
            </w:ins>
          </w:p>
          <w:p w:rsidR="004A7BB4" w:rsidRPr="004A7BB4" w:rsidRDefault="004A7BB4" w:rsidP="004A7BB4">
            <w:pPr>
              <w:rPr>
                <w:ins w:id="244" w:author="tcq" w:date="2011-06-17T23:26:00Z"/>
                <w:color w:val="00B0F0"/>
                <w:sz w:val="18"/>
                <w:szCs w:val="18"/>
              </w:rPr>
            </w:pPr>
            <w:ins w:id="245" w:author="tcq" w:date="2011-06-17T23:26:00Z">
              <w:r w:rsidRPr="004A7BB4">
                <w:rPr>
                  <w:color w:val="00B0F0"/>
                  <w:sz w:val="18"/>
                  <w:szCs w:val="18"/>
                </w:rPr>
                <w:t>4  5  8  23  23  34  45  45  64  78  987</w:t>
              </w:r>
            </w:ins>
          </w:p>
          <w:p w:rsidR="004A7BB4" w:rsidRPr="004A7BB4" w:rsidRDefault="004A7BB4" w:rsidP="004A7BB4">
            <w:pPr>
              <w:rPr>
                <w:ins w:id="246" w:author="tcq" w:date="2011-06-17T23:26:00Z"/>
                <w:color w:val="00B0F0"/>
                <w:sz w:val="18"/>
                <w:szCs w:val="18"/>
              </w:rPr>
            </w:pPr>
            <w:ins w:id="247" w:author="tcq" w:date="2011-06-17T23:26:00Z">
              <w:r w:rsidRPr="004A7BB4">
                <w:rPr>
                  <w:color w:val="00B0F0"/>
                  <w:sz w:val="18"/>
                  <w:szCs w:val="18"/>
                </w:rPr>
                <w:t>4  5  8  23  23  34  45  45  64  78  987</w:t>
              </w:r>
            </w:ins>
          </w:p>
          <w:p w:rsidR="004A7BB4" w:rsidRPr="000C5D60" w:rsidRDefault="004A7BB4" w:rsidP="004A7BB4">
            <w:pPr>
              <w:rPr>
                <w:ins w:id="248" w:author="tcq" w:date="2011-06-17T23:26:00Z"/>
                <w:color w:val="00B0F0"/>
                <w:sz w:val="18"/>
                <w:szCs w:val="18"/>
              </w:rPr>
            </w:pPr>
            <w:ins w:id="249" w:author="tcq" w:date="2011-06-17T23:26:00Z">
              <w:r w:rsidRPr="004A7BB4">
                <w:rPr>
                  <w:rFonts w:hint="eastAsia"/>
                  <w:color w:val="00B0F0"/>
                  <w:sz w:val="18"/>
                  <w:szCs w:val="18"/>
                </w:rPr>
                <w:t>请按任意键继续</w:t>
              </w:r>
              <w:r w:rsidRPr="004A7BB4">
                <w:rPr>
                  <w:rFonts w:hint="eastAsia"/>
                  <w:color w:val="00B0F0"/>
                  <w:sz w:val="18"/>
                  <w:szCs w:val="18"/>
                </w:rPr>
                <w:t>. . .</w:t>
              </w:r>
            </w:ins>
          </w:p>
        </w:tc>
      </w:tr>
    </w:tbl>
    <w:p w:rsidR="004A7BB4" w:rsidRDefault="004A7BB4" w:rsidP="004A7BB4">
      <w:pPr>
        <w:rPr>
          <w:ins w:id="250" w:author="tcq" w:date="2011-06-17T23:27:00Z"/>
          <w:rFonts w:hint="eastAsia"/>
        </w:rPr>
      </w:pPr>
    </w:p>
    <w:p w:rsidR="00DC7651" w:rsidRPr="00532D98" w:rsidRDefault="00DC7651" w:rsidP="004A7BB4">
      <w:pPr>
        <w:rPr>
          <w:ins w:id="251" w:author="tcq" w:date="2011-06-17T23:26:00Z"/>
        </w:rPr>
      </w:pPr>
    </w:p>
    <w:p w:rsidR="00CD0FF3" w:rsidRPr="004A7BB4" w:rsidDel="004A7BB4" w:rsidRDefault="00CD0FF3" w:rsidP="008D33C3">
      <w:pPr>
        <w:rPr>
          <w:del w:id="252" w:author="tcq" w:date="2011-06-17T23:25:00Z"/>
          <w:rPrChange w:id="253" w:author="tcq" w:date="2011-06-17T23:26:00Z">
            <w:rPr>
              <w:del w:id="254" w:author="tcq" w:date="2011-06-17T23:25:00Z"/>
            </w:rPr>
          </w:rPrChange>
        </w:rPr>
        <w:pPrChange w:id="255" w:author="tcq" w:date="2011-06-17T23:16:00Z">
          <w:pPr>
            <w:widowControl/>
            <w:spacing w:before="100" w:beforeAutospacing="1" w:after="100" w:afterAutospacing="1"/>
            <w:ind w:left="719"/>
            <w:jc w:val="left"/>
            <w:textAlignment w:val="baseline"/>
          </w:pPr>
        </w:pPrChange>
      </w:pPr>
    </w:p>
    <w:p w:rsidR="00B95857" w:rsidRDefault="00E55D05" w:rsidP="00E55D05">
      <w:pPr>
        <w:pStyle w:val="3"/>
      </w:pPr>
      <w:r>
        <w:rPr>
          <w:rFonts w:hint="eastAsia"/>
        </w:rPr>
        <w:t>第7章：快速排序</w:t>
      </w:r>
    </w:p>
    <w:p w:rsidR="00E55D05" w:rsidRDefault="004B0C3A" w:rsidP="004B0C3A">
      <w:pPr>
        <w:pPrChange w:id="256" w:author="tcq" w:date="2011-06-17T23:17:00Z">
          <w:pPr>
            <w:pStyle w:val="a3"/>
            <w:numPr>
              <w:numId w:val="33"/>
            </w:numPr>
            <w:tabs>
              <w:tab w:val="num" w:pos="720"/>
            </w:tabs>
            <w:ind w:left="720" w:firstLineChars="0" w:hanging="360"/>
          </w:pPr>
        </w:pPrChange>
      </w:pPr>
      <w:ins w:id="257" w:author="tcq" w:date="2011-06-17T23:17:00Z">
        <w:r w:rsidRPr="0012280B">
          <w:rPr>
            <w:rFonts w:hint="eastAsia"/>
            <w:rPrChange w:id="258" w:author="tcq" w:date="2011-06-17T23:19:00Z">
              <w:rPr>
                <w:rFonts w:hint="eastAsia"/>
                <w:u w:val="single"/>
              </w:rPr>
            </w:rPrChange>
          </w:rPr>
          <w:t>1</w:t>
        </w:r>
        <w:r w:rsidRPr="0012280B">
          <w:rPr>
            <w:rFonts w:hint="eastAsia"/>
            <w:rPrChange w:id="259" w:author="tcq" w:date="2011-06-17T23:19:00Z">
              <w:rPr>
                <w:rFonts w:hint="eastAsia"/>
                <w:u w:val="single"/>
              </w:rPr>
            </w:rPrChange>
          </w:rPr>
          <w:t>：</w:t>
        </w:r>
      </w:ins>
      <w:r w:rsidR="009B7E0A" w:rsidRPr="00532D98">
        <w:rPr>
          <w:rFonts w:hint="eastAsia"/>
          <w:u w:val="single"/>
        </w:rPr>
        <w:t>快速排序的最坏运行时间为</w:t>
      </w:r>
      <w:r w:rsidR="009B7E0A" w:rsidRPr="00532D98">
        <w:rPr>
          <w:rFonts w:hint="eastAsia"/>
          <w:u w:val="single"/>
        </w:rPr>
        <w:t>O(n</w:t>
      </w:r>
      <w:r w:rsidR="009B7E0A" w:rsidRPr="00532D98">
        <w:rPr>
          <w:rFonts w:hint="eastAsia"/>
          <w:u w:val="single"/>
          <w:vertAlign w:val="superscript"/>
        </w:rPr>
        <w:t>2</w:t>
      </w:r>
      <w:r w:rsidR="009B7E0A" w:rsidRPr="00532D98">
        <w:rPr>
          <w:rFonts w:hint="eastAsia"/>
          <w:u w:val="single"/>
        </w:rPr>
        <w:t>)</w:t>
      </w:r>
      <w:r w:rsidR="009B7E0A" w:rsidRPr="00532D98">
        <w:rPr>
          <w:rFonts w:hint="eastAsia"/>
          <w:u w:val="single"/>
        </w:rPr>
        <w:t>，期望运行时间为</w:t>
      </w:r>
      <w:r w:rsidR="009B7E0A" w:rsidRPr="00532D98">
        <w:rPr>
          <w:rFonts w:hint="eastAsia"/>
          <w:u w:val="single"/>
        </w:rPr>
        <w:t>O(nlgn)</w:t>
      </w:r>
      <w:r w:rsidR="009B7E0A">
        <w:rPr>
          <w:rFonts w:hint="eastAsia"/>
        </w:rPr>
        <w:t>，且由于</w:t>
      </w:r>
      <w:r w:rsidR="009B7E0A">
        <w:rPr>
          <w:rFonts w:hint="eastAsia"/>
        </w:rPr>
        <w:t>O(nlgn)</w:t>
      </w:r>
      <w:r w:rsidR="009B7E0A">
        <w:rPr>
          <w:rFonts w:hint="eastAsia"/>
        </w:rPr>
        <w:t>中隐含的</w:t>
      </w:r>
      <w:r w:rsidR="009B7E0A" w:rsidRPr="00532D98">
        <w:rPr>
          <w:rFonts w:hint="eastAsia"/>
          <w:color w:val="00B0F0"/>
        </w:rPr>
        <w:t>常数因子很小，</w:t>
      </w:r>
      <w:proofErr w:type="gramStart"/>
      <w:r w:rsidR="009B7E0A" w:rsidRPr="00532D98">
        <w:rPr>
          <w:rFonts w:hint="eastAsia"/>
          <w:color w:val="00B0F0"/>
        </w:rPr>
        <w:t>所以快排通常</w:t>
      </w:r>
      <w:proofErr w:type="gramEnd"/>
      <w:r w:rsidR="009B7E0A" w:rsidRPr="00532D98">
        <w:rPr>
          <w:rFonts w:hint="eastAsia"/>
          <w:color w:val="00B0F0"/>
        </w:rPr>
        <w:t>是用于排序的最佳的实用选择（因为其平均性能非常好）</w:t>
      </w:r>
      <w:r w:rsidR="009B7E0A">
        <w:rPr>
          <w:rFonts w:hint="eastAsia"/>
        </w:rPr>
        <w:t>。</w:t>
      </w:r>
    </w:p>
    <w:p w:rsidR="00D31A77" w:rsidRDefault="00801883" w:rsidP="004B0C3A">
      <w:pPr>
        <w:pPrChange w:id="260" w:author="tcq" w:date="2011-06-17T23:17:00Z">
          <w:pPr>
            <w:pStyle w:val="a3"/>
            <w:numPr>
              <w:numId w:val="33"/>
            </w:numPr>
            <w:tabs>
              <w:tab w:val="num" w:pos="720"/>
            </w:tabs>
            <w:ind w:left="720" w:firstLineChars="0" w:hanging="360"/>
          </w:pPr>
        </w:pPrChange>
      </w:pPr>
      <w:proofErr w:type="gramStart"/>
      <w:r>
        <w:rPr>
          <w:rFonts w:hint="eastAsia"/>
        </w:rPr>
        <w:t>快排真的</w:t>
      </w:r>
      <w:proofErr w:type="gramEnd"/>
      <w:r>
        <w:rPr>
          <w:rFonts w:hint="eastAsia"/>
        </w:rPr>
        <w:t>太棒了：平均性能非常好、原地排序不需要额外的空间、</w:t>
      </w:r>
      <w:r w:rsidR="004B5B8C">
        <w:rPr>
          <w:rFonts w:hint="eastAsia"/>
        </w:rPr>
        <w:t>算法简单只需要寥寥几行就搞定</w:t>
      </w:r>
      <w:r w:rsidR="000C7B1F">
        <w:rPr>
          <w:rFonts w:hint="eastAsia"/>
        </w:rPr>
        <w:t>（比冒泡还少）</w:t>
      </w:r>
      <w:r w:rsidR="004B5B8C">
        <w:rPr>
          <w:rFonts w:hint="eastAsia"/>
        </w:rPr>
        <w:t>。</w:t>
      </w:r>
    </w:p>
    <w:p w:rsidR="00256ECE" w:rsidRDefault="00256ECE" w:rsidP="004B0C3A">
      <w:pPr>
        <w:rPr>
          <w:ins w:id="261" w:author="tcq" w:date="2011-06-17T23:17:00Z"/>
          <w:rFonts w:hint="eastAsia"/>
        </w:rPr>
        <w:pPrChange w:id="262" w:author="tcq" w:date="2011-06-17T23:17:00Z">
          <w:pPr>
            <w:pStyle w:val="a3"/>
            <w:numPr>
              <w:numId w:val="33"/>
            </w:numPr>
            <w:tabs>
              <w:tab w:val="num" w:pos="720"/>
            </w:tabs>
            <w:ind w:left="720" w:firstLineChars="0" w:hanging="360"/>
          </w:pPr>
        </w:pPrChange>
      </w:pPr>
      <w:r>
        <w:rPr>
          <w:rFonts w:hint="eastAsia"/>
        </w:rPr>
        <w:t>对</w:t>
      </w:r>
      <w:r>
        <w:rPr>
          <w:rFonts w:hint="eastAsia"/>
        </w:rPr>
        <w:t>10W</w:t>
      </w:r>
      <w:proofErr w:type="gramStart"/>
      <w:r>
        <w:rPr>
          <w:rFonts w:hint="eastAsia"/>
        </w:rPr>
        <w:t>个</w:t>
      </w:r>
      <w:proofErr w:type="gramEnd"/>
      <w:r>
        <w:rPr>
          <w:rFonts w:hint="eastAsia"/>
        </w:rPr>
        <w:t>随机数进行排序比较，</w:t>
      </w:r>
      <w:proofErr w:type="gramStart"/>
      <w:r>
        <w:rPr>
          <w:rFonts w:hint="eastAsia"/>
        </w:rPr>
        <w:t>快排平均</w:t>
      </w:r>
      <w:proofErr w:type="gramEnd"/>
      <w:r>
        <w:rPr>
          <w:rFonts w:hint="eastAsia"/>
        </w:rPr>
        <w:t>在</w:t>
      </w:r>
      <w:r>
        <w:rPr>
          <w:rFonts w:hint="eastAsia"/>
        </w:rPr>
        <w:t>600MS</w:t>
      </w:r>
      <w:r>
        <w:rPr>
          <w:rFonts w:hint="eastAsia"/>
        </w:rPr>
        <w:t>，而</w:t>
      </w:r>
      <w:proofErr w:type="gramStart"/>
      <w:r>
        <w:rPr>
          <w:rFonts w:hint="eastAsia"/>
        </w:rPr>
        <w:t>堆排平均</w:t>
      </w:r>
      <w:proofErr w:type="gramEnd"/>
      <w:r>
        <w:rPr>
          <w:rFonts w:hint="eastAsia"/>
        </w:rPr>
        <w:t>在</w:t>
      </w:r>
      <w:r>
        <w:rPr>
          <w:rFonts w:hint="eastAsia"/>
        </w:rPr>
        <w:t>900MS</w:t>
      </w:r>
      <w:r>
        <w:rPr>
          <w:rFonts w:hint="eastAsia"/>
        </w:rPr>
        <w:t>，性能差距可见一斑啊。</w:t>
      </w:r>
    </w:p>
    <w:p w:rsidR="004B0C3A" w:rsidRDefault="004B0C3A" w:rsidP="004B0C3A">
      <w:pPr>
        <w:pPrChange w:id="263" w:author="tcq" w:date="2011-06-17T23:17:00Z">
          <w:pPr>
            <w:pStyle w:val="a3"/>
            <w:numPr>
              <w:numId w:val="33"/>
            </w:numPr>
            <w:tabs>
              <w:tab w:val="num" w:pos="720"/>
            </w:tabs>
            <w:ind w:left="720" w:firstLineChars="0" w:hanging="360"/>
          </w:pPr>
        </w:pPrChange>
      </w:pPr>
    </w:p>
    <w:p w:rsidR="00347DE9" w:rsidRDefault="004B0C3A" w:rsidP="004B0C3A">
      <w:pPr>
        <w:rPr>
          <w:ins w:id="264" w:author="tcq" w:date="2011-06-17T23:17:00Z"/>
          <w:rFonts w:hint="eastAsia"/>
        </w:rPr>
        <w:pPrChange w:id="265" w:author="tcq" w:date="2011-06-17T23:17:00Z">
          <w:pPr>
            <w:pStyle w:val="a3"/>
            <w:numPr>
              <w:numId w:val="33"/>
            </w:numPr>
            <w:tabs>
              <w:tab w:val="num" w:pos="720"/>
            </w:tabs>
            <w:ind w:left="720" w:firstLineChars="0" w:hanging="360"/>
          </w:pPr>
        </w:pPrChange>
      </w:pPr>
      <w:ins w:id="266" w:author="tcq" w:date="2011-06-17T23:17:00Z">
        <w:r>
          <w:rPr>
            <w:rFonts w:hint="eastAsia"/>
          </w:rPr>
          <w:t>2</w:t>
        </w:r>
        <w:r>
          <w:rPr>
            <w:rFonts w:hint="eastAsia"/>
          </w:rPr>
          <w:t>：</w:t>
        </w:r>
      </w:ins>
      <w:proofErr w:type="gramStart"/>
      <w:r w:rsidR="00347DE9">
        <w:rPr>
          <w:rFonts w:hint="eastAsia"/>
        </w:rPr>
        <w:t>快排的</w:t>
      </w:r>
      <w:proofErr w:type="gramEnd"/>
      <w:r w:rsidR="00347DE9">
        <w:rPr>
          <w:rFonts w:hint="eastAsia"/>
        </w:rPr>
        <w:t>平均情况运行时间与其</w:t>
      </w:r>
      <w:proofErr w:type="gramStart"/>
      <w:r w:rsidR="00347DE9">
        <w:rPr>
          <w:rFonts w:hint="eastAsia"/>
        </w:rPr>
        <w:t>最佳情况</w:t>
      </w:r>
      <w:proofErr w:type="gramEnd"/>
      <w:r w:rsidR="00347DE9">
        <w:rPr>
          <w:rFonts w:hint="eastAsia"/>
        </w:rPr>
        <w:t>运行时间很接近，而不是非常接近于其最坏情况运行时间</w:t>
      </w:r>
      <w:r w:rsidR="007D04E8">
        <w:rPr>
          <w:rFonts w:hint="eastAsia"/>
        </w:rPr>
        <w:t>，所以</w:t>
      </w:r>
      <w:proofErr w:type="gramStart"/>
      <w:r w:rsidR="007D04E8">
        <w:rPr>
          <w:rFonts w:hint="eastAsia"/>
        </w:rPr>
        <w:t>一般来说</w:t>
      </w:r>
      <w:r w:rsidR="00953983">
        <w:rPr>
          <w:rFonts w:hint="eastAsia"/>
        </w:rPr>
        <w:t>快排</w:t>
      </w:r>
      <w:r w:rsidR="007D04E8">
        <w:rPr>
          <w:rFonts w:hint="eastAsia"/>
        </w:rPr>
        <w:t>效率</w:t>
      </w:r>
      <w:proofErr w:type="gramEnd"/>
      <w:r w:rsidR="007D04E8">
        <w:rPr>
          <w:rFonts w:hint="eastAsia"/>
        </w:rPr>
        <w:t>是最高的，</w:t>
      </w:r>
      <w:r w:rsidR="00347DE9">
        <w:rPr>
          <w:rFonts w:hint="eastAsia"/>
        </w:rPr>
        <w:t>这是快排在现代得以大规模的使用的根本原因。</w:t>
      </w:r>
    </w:p>
    <w:p w:rsidR="004B0C3A" w:rsidRDefault="004B0C3A" w:rsidP="004B0C3A">
      <w:pPr>
        <w:pPrChange w:id="267" w:author="tcq" w:date="2011-06-17T23:17:00Z">
          <w:pPr>
            <w:pStyle w:val="a3"/>
            <w:numPr>
              <w:numId w:val="33"/>
            </w:numPr>
            <w:tabs>
              <w:tab w:val="num" w:pos="720"/>
            </w:tabs>
            <w:ind w:left="720" w:firstLineChars="0" w:hanging="360"/>
          </w:pPr>
        </w:pPrChange>
      </w:pPr>
    </w:p>
    <w:p w:rsidR="00104BA3" w:rsidRDefault="004B0C3A" w:rsidP="004B0C3A">
      <w:pPr>
        <w:pPrChange w:id="268" w:author="tcq" w:date="2011-06-17T23:17:00Z">
          <w:pPr>
            <w:pStyle w:val="a3"/>
            <w:numPr>
              <w:numId w:val="33"/>
            </w:numPr>
            <w:tabs>
              <w:tab w:val="num" w:pos="720"/>
            </w:tabs>
            <w:ind w:left="720" w:firstLineChars="0" w:hanging="360"/>
          </w:pPr>
        </w:pPrChange>
      </w:pPr>
      <w:ins w:id="269" w:author="tcq" w:date="2011-06-17T23:17:00Z">
        <w:r>
          <w:rPr>
            <w:rFonts w:hint="eastAsia"/>
          </w:rPr>
          <w:t>3</w:t>
        </w:r>
        <w:r>
          <w:rPr>
            <w:rFonts w:hint="eastAsia"/>
          </w:rPr>
          <w:t>：</w:t>
        </w:r>
      </w:ins>
      <w:proofErr w:type="gramStart"/>
      <w:r w:rsidR="00104BA3">
        <w:rPr>
          <w:rFonts w:hint="eastAsia"/>
        </w:rPr>
        <w:t>快排很</w:t>
      </w:r>
      <w:proofErr w:type="gramEnd"/>
      <w:r w:rsidR="00104BA3">
        <w:rPr>
          <w:rFonts w:hint="eastAsia"/>
        </w:rPr>
        <w:t>需要随机化技术：因为在真正的应用时很容易出现待排序的数组其实已经是有序的情况，而这种已经有序的情况却正好</w:t>
      </w:r>
      <w:proofErr w:type="gramStart"/>
      <w:r w:rsidR="00104BA3">
        <w:rPr>
          <w:rFonts w:hint="eastAsia"/>
        </w:rPr>
        <w:t>又是快排</w:t>
      </w:r>
      <w:proofErr w:type="gramEnd"/>
      <w:r w:rsidR="00104BA3">
        <w:rPr>
          <w:rFonts w:hint="eastAsia"/>
        </w:rPr>
        <w:t>算法的软肋，它在待排数组有序时的效率是最差的</w:t>
      </w:r>
      <w:r w:rsidR="00104BA3">
        <w:rPr>
          <w:rFonts w:hint="eastAsia"/>
        </w:rPr>
        <w:t>O(n^2)</w:t>
      </w:r>
      <w:r w:rsidR="00104BA3">
        <w:rPr>
          <w:rFonts w:hint="eastAsia"/>
        </w:rPr>
        <w:t>，所以很需要随机化技术！</w:t>
      </w:r>
    </w:p>
    <w:p w:rsidR="00104BA3" w:rsidRDefault="00104BA3" w:rsidP="004B0C3A">
      <w:pPr>
        <w:pPrChange w:id="270" w:author="tcq" w:date="2011-06-17T23:17:00Z">
          <w:pPr/>
        </w:pPrChange>
      </w:pPr>
    </w:p>
    <w:p w:rsidR="00104BA3" w:rsidRPr="00532D98" w:rsidRDefault="00104BA3" w:rsidP="004B0C3A">
      <w:pPr>
        <w:pPrChange w:id="271" w:author="tcq" w:date="2011-06-17T23:17:00Z">
          <w:pPr/>
        </w:pPrChange>
      </w:pPr>
    </w:p>
    <w:p w:rsidR="004B0C3A" w:rsidRDefault="004B0C3A" w:rsidP="004B0C3A">
      <w:pPr>
        <w:rPr>
          <w:ins w:id="272" w:author="tcq" w:date="2011-06-17T23:17:00Z"/>
          <w:rFonts w:hint="eastAsia"/>
        </w:rPr>
        <w:pPrChange w:id="273" w:author="tcq" w:date="2011-06-17T23:17:00Z">
          <w:pPr>
            <w:pStyle w:val="a3"/>
            <w:ind w:left="420" w:firstLineChars="0" w:firstLine="0"/>
          </w:pPr>
        </w:pPrChange>
      </w:pPr>
      <w:ins w:id="274" w:author="tcq" w:date="2011-06-17T23:17:00Z">
        <w:r w:rsidRPr="0012280B">
          <w:rPr>
            <w:rFonts w:hint="eastAsia"/>
            <w:rPrChange w:id="275" w:author="tcq" w:date="2011-06-17T23:19:00Z">
              <w:rPr>
                <w:rFonts w:hint="eastAsia"/>
                <w:highlight w:val="yellow"/>
              </w:rPr>
            </w:rPrChange>
          </w:rPr>
          <w:t>4</w:t>
        </w:r>
        <w:r w:rsidRPr="0012280B">
          <w:rPr>
            <w:rFonts w:hint="eastAsia"/>
            <w:rPrChange w:id="276" w:author="tcq" w:date="2011-06-17T23:19:00Z">
              <w:rPr>
                <w:rFonts w:hint="eastAsia"/>
                <w:highlight w:val="yellow"/>
              </w:rPr>
            </w:rPrChange>
          </w:rPr>
          <w:t>：</w:t>
        </w:r>
      </w:ins>
      <w:r w:rsidR="00936B17" w:rsidRPr="00E7351B">
        <w:rPr>
          <w:rFonts w:hint="eastAsia"/>
          <w:highlight w:val="yellow"/>
        </w:rPr>
        <w:t>快速排序的随机化版本</w:t>
      </w:r>
      <w:r w:rsidR="00936B17">
        <w:rPr>
          <w:rFonts w:hint="eastAsia"/>
        </w:rPr>
        <w:t>：</w:t>
      </w:r>
      <w:r w:rsidR="00613461">
        <w:rPr>
          <w:rFonts w:hint="eastAsia"/>
        </w:rPr>
        <w:t>正如第</w:t>
      </w:r>
      <w:r w:rsidR="00613461">
        <w:rPr>
          <w:rFonts w:hint="eastAsia"/>
        </w:rPr>
        <w:t>5</w:t>
      </w:r>
      <w:r w:rsidR="00613461">
        <w:rPr>
          <w:rFonts w:hint="eastAsia"/>
        </w:rPr>
        <w:t>章</w:t>
      </w:r>
      <w:r w:rsidR="00613461" w:rsidRPr="00E7351B">
        <w:rPr>
          <w:rFonts w:hint="eastAsia"/>
        </w:rPr>
        <w:t>所说的，由于工程中的输入可能</w:t>
      </w:r>
      <w:proofErr w:type="gramStart"/>
      <w:r w:rsidR="00613461" w:rsidRPr="00E7351B">
        <w:rPr>
          <w:rFonts w:hint="eastAsia"/>
        </w:rPr>
        <w:t>不</w:t>
      </w:r>
      <w:proofErr w:type="gramEnd"/>
      <w:r w:rsidR="00613461" w:rsidRPr="00E7351B">
        <w:rPr>
          <w:rFonts w:hint="eastAsia"/>
        </w:rPr>
        <w:t>随机的，所以我们要将其随机化。有两种可选方案</w:t>
      </w:r>
    </w:p>
    <w:p w:rsidR="00104BA3" w:rsidRDefault="00613461" w:rsidP="004B0C3A">
      <w:pPr>
        <w:pPrChange w:id="277" w:author="tcq" w:date="2011-06-17T23:17:00Z">
          <w:pPr>
            <w:pStyle w:val="a3"/>
            <w:ind w:left="420" w:firstLineChars="0" w:firstLine="0"/>
          </w:pPr>
        </w:pPrChange>
      </w:pPr>
      <w:r w:rsidRPr="00E7351B">
        <w:rPr>
          <w:rFonts w:hint="eastAsia"/>
        </w:rPr>
        <w:t>（</w:t>
      </w:r>
      <w:r w:rsidRPr="00E7351B">
        <w:rPr>
          <w:rFonts w:hint="eastAsia"/>
        </w:rPr>
        <w:t>1</w:t>
      </w:r>
      <w:r w:rsidRPr="00E7351B">
        <w:rPr>
          <w:rFonts w:hint="eastAsia"/>
        </w:rPr>
        <w:t>）直接对输入数据进行随机化排列</w:t>
      </w:r>
    </w:p>
    <w:p w:rsidR="004B0C3A" w:rsidRDefault="00613461" w:rsidP="004B0C3A">
      <w:pPr>
        <w:rPr>
          <w:ins w:id="278" w:author="tcq" w:date="2011-06-17T23:17:00Z"/>
          <w:rFonts w:hint="eastAsia"/>
        </w:rPr>
        <w:pPrChange w:id="279" w:author="tcq" w:date="2011-06-17T23:17:00Z">
          <w:pPr>
            <w:pStyle w:val="a3"/>
            <w:ind w:left="420" w:firstLineChars="0" w:firstLine="0"/>
          </w:pPr>
        </w:pPrChange>
      </w:pPr>
      <w:r w:rsidRPr="00E7351B">
        <w:rPr>
          <w:rFonts w:hint="eastAsia"/>
        </w:rPr>
        <w:t>（</w:t>
      </w:r>
      <w:r w:rsidRPr="00E7351B">
        <w:rPr>
          <w:rFonts w:hint="eastAsia"/>
        </w:rPr>
        <w:t>2</w:t>
      </w:r>
      <w:r w:rsidRPr="00E7351B">
        <w:rPr>
          <w:rFonts w:hint="eastAsia"/>
        </w:rPr>
        <w:t>）采用随机取样的随机化技术。</w:t>
      </w:r>
    </w:p>
    <w:p w:rsidR="006D133E" w:rsidRDefault="00613461" w:rsidP="004B0C3A">
      <w:pPr>
        <w:pPrChange w:id="280" w:author="tcq" w:date="2011-06-17T23:17:00Z">
          <w:pPr>
            <w:pStyle w:val="a3"/>
            <w:ind w:left="420" w:firstLineChars="0" w:firstLine="0"/>
          </w:pPr>
        </w:pPrChange>
      </w:pPr>
      <w:r w:rsidRPr="00E7351B">
        <w:rPr>
          <w:rFonts w:hint="eastAsia"/>
        </w:rPr>
        <w:t>随机取样的效率更高一些，所以在快速排序的随机化版本中采用随机取样的技术。</w:t>
      </w:r>
      <w:r w:rsidR="00577D96" w:rsidRPr="00E7351B">
        <w:br/>
      </w:r>
      <w:r w:rsidR="00E7351B">
        <w:rPr>
          <w:rFonts w:hint="eastAsia"/>
        </w:rPr>
        <w:t>方法</w:t>
      </w:r>
      <w:r w:rsidR="00577D96">
        <w:rPr>
          <w:rFonts w:hint="eastAsia"/>
        </w:rPr>
        <w:t>很简单，就是在每趟</w:t>
      </w:r>
      <w:r w:rsidR="00577D96">
        <w:rPr>
          <w:rFonts w:hint="eastAsia"/>
        </w:rPr>
        <w:t>sort</w:t>
      </w:r>
      <w:r w:rsidR="00577D96">
        <w:rPr>
          <w:rFonts w:hint="eastAsia"/>
        </w:rPr>
        <w:t>之前随机选取</w:t>
      </w:r>
      <w:proofErr w:type="gramStart"/>
      <w:r w:rsidR="00577D96">
        <w:rPr>
          <w:rFonts w:hint="eastAsia"/>
        </w:rPr>
        <w:t>一</w:t>
      </w:r>
      <w:proofErr w:type="gramEnd"/>
      <w:r w:rsidR="00577D96">
        <w:rPr>
          <w:rFonts w:hint="eastAsia"/>
        </w:rPr>
        <w:t>个数与最</w:t>
      </w:r>
      <w:proofErr w:type="gramStart"/>
      <w:r w:rsidR="00577D96">
        <w:rPr>
          <w:rFonts w:hint="eastAsia"/>
        </w:rPr>
        <w:t>未尾</w:t>
      </w:r>
      <w:proofErr w:type="gramEnd"/>
      <w:r w:rsidR="00577D96">
        <w:rPr>
          <w:rFonts w:hint="eastAsia"/>
        </w:rPr>
        <w:t>的元素进行交换操作，这样简单高效的实现了随机化。</w:t>
      </w:r>
      <w:r w:rsidR="00CD0FF3">
        <w:br/>
      </w:r>
      <w:r w:rsidR="00B75FB9" w:rsidRPr="00B75FB9">
        <w:rPr>
          <w:rFonts w:hint="eastAsia"/>
          <w:highlight w:val="magenta"/>
        </w:rPr>
        <w:t>//</w:t>
      </w:r>
      <w:r w:rsidR="00B75FB9" w:rsidRPr="00B75FB9">
        <w:rPr>
          <w:rFonts w:hint="eastAsia"/>
          <w:highlight w:val="magenta"/>
        </w:rPr>
        <w:t>加入随机取样的随机化技术</w:t>
      </w:r>
      <w:r w:rsidR="00B75FB9" w:rsidRPr="00B75FB9">
        <w:rPr>
          <w:highlight w:val="magenta"/>
        </w:rPr>
        <w:br/>
        <w:t>intrandom_swap = (rand() % (EndIndex - BeginIndex + 1)) + BeginIndex;</w:t>
      </w:r>
      <w:r w:rsidR="00B75FB9" w:rsidRPr="00B75FB9">
        <w:rPr>
          <w:rFonts w:hint="eastAsia"/>
          <w:highlight w:val="magenta"/>
        </w:rPr>
        <w:br/>
      </w:r>
      <w:r w:rsidR="00B75FB9" w:rsidRPr="00B75FB9">
        <w:rPr>
          <w:highlight w:val="magenta"/>
        </w:rPr>
        <w:t>std::swap(ToSort[random_swap], ToSort[EndIndex]);</w:t>
      </w:r>
      <w:r w:rsidR="00E7351B" w:rsidRPr="00B75FB9">
        <w:br/>
      </w:r>
      <w:r w:rsidR="00E7351B">
        <w:rPr>
          <w:rFonts w:hint="eastAsia"/>
        </w:rPr>
        <w:t>这个技术太有用啊，因为快速排序在输入数据已经有序时的性能是最差的，但是输入数据已经有序的情况又会经常发生，所以这个随机取样就显得异常的重要。如果没有这个随机取样，</w:t>
      </w:r>
      <w:proofErr w:type="gramStart"/>
      <w:r w:rsidR="00E7351B">
        <w:rPr>
          <w:rFonts w:hint="eastAsia"/>
        </w:rPr>
        <w:t>快排绝得不到</w:t>
      </w:r>
      <w:proofErr w:type="gramEnd"/>
      <w:r w:rsidR="00E7351B">
        <w:rPr>
          <w:rFonts w:hint="eastAsia"/>
        </w:rPr>
        <w:t>这样的应用。</w:t>
      </w:r>
      <w:r w:rsidR="00CD0FF3">
        <w:br/>
      </w:r>
      <w:r w:rsidR="00CD0FF3">
        <w:rPr>
          <w:rFonts w:hint="eastAsia"/>
        </w:rPr>
        <w:t>在我做的实验中，对</w:t>
      </w:r>
      <w:r w:rsidR="00CD0FF3">
        <w:rPr>
          <w:rFonts w:hint="eastAsia"/>
        </w:rPr>
        <w:t>2000</w:t>
      </w:r>
      <w:r w:rsidR="0093213C">
        <w:rPr>
          <w:rFonts w:hint="eastAsia"/>
        </w:rPr>
        <w:t>个</w:t>
      </w:r>
      <w:r w:rsidR="00CD0FF3">
        <w:rPr>
          <w:rFonts w:hint="eastAsia"/>
        </w:rPr>
        <w:t>有序的数据进行</w:t>
      </w:r>
      <w:r w:rsidR="0093213C">
        <w:rPr>
          <w:rFonts w:hint="eastAsia"/>
        </w:rPr>
        <w:t>排序，在</w:t>
      </w:r>
      <w:proofErr w:type="gramStart"/>
      <w:r w:rsidR="0093213C">
        <w:rPr>
          <w:rFonts w:hint="eastAsia"/>
        </w:rPr>
        <w:t>未没采用</w:t>
      </w:r>
      <w:proofErr w:type="gramEnd"/>
      <w:r w:rsidR="0093213C">
        <w:rPr>
          <w:rFonts w:hint="eastAsia"/>
        </w:rPr>
        <w:t>随机化的情况下，平均耗时</w:t>
      </w:r>
      <w:r w:rsidR="0093213C">
        <w:rPr>
          <w:rFonts w:hint="eastAsia"/>
        </w:rPr>
        <w:t>860MS</w:t>
      </w:r>
      <w:r w:rsidR="0093213C">
        <w:rPr>
          <w:rFonts w:hint="eastAsia"/>
        </w:rPr>
        <w:t>，而使用了随机取样之后平均耗时</w:t>
      </w:r>
      <w:r w:rsidR="0093213C">
        <w:rPr>
          <w:rFonts w:hint="eastAsia"/>
        </w:rPr>
        <w:t>8MS</w:t>
      </w:r>
      <w:r w:rsidR="0093213C">
        <w:rPr>
          <w:rFonts w:hint="eastAsia"/>
        </w:rPr>
        <w:t>，效率提高了</w:t>
      </w:r>
      <w:r w:rsidR="0093213C">
        <w:rPr>
          <w:rFonts w:hint="eastAsia"/>
        </w:rPr>
        <w:t>100</w:t>
      </w:r>
      <w:r w:rsidR="0093213C">
        <w:rPr>
          <w:rFonts w:hint="eastAsia"/>
        </w:rPr>
        <w:t>倍。由于输入有序的情况是非常常见的，所以这个随机化才更显示重要了！</w:t>
      </w:r>
      <w:r w:rsidR="006D133E" w:rsidDel="006D133E">
        <w:t xml:space="preserve"> </w:t>
      </w:r>
    </w:p>
    <w:p w:rsidR="006D133E" w:rsidRDefault="006D133E" w:rsidP="004B0C3A">
      <w:pPr>
        <w:rPr>
          <w:ins w:id="281" w:author="tcq" w:date="2011-06-17T23:26:00Z"/>
          <w:rFonts w:hint="eastAsia"/>
        </w:rPr>
        <w:pPrChange w:id="282" w:author="tcq" w:date="2011-06-17T23:17:00Z">
          <w:pPr/>
        </w:pPrChange>
      </w:pPr>
    </w:p>
    <w:p w:rsidR="00DC7651" w:rsidRPr="00532D98" w:rsidRDefault="00DC7651" w:rsidP="00DC7651">
      <w:pPr>
        <w:rPr>
          <w:ins w:id="283" w:author="tcq" w:date="2011-06-17T23:26:00Z"/>
          <w:rFonts w:hint="eastAsia"/>
        </w:rPr>
      </w:pPr>
      <w:ins w:id="284" w:author="tcq" w:date="2011-06-17T23:26: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DC7651" w:rsidTr="000C5D60">
        <w:trPr>
          <w:ins w:id="285" w:author="tcq" w:date="2011-06-17T23:26:00Z"/>
        </w:trPr>
        <w:tc>
          <w:tcPr>
            <w:tcW w:w="11840" w:type="dxa"/>
          </w:tcPr>
          <w:p w:rsidR="00DC7651" w:rsidRPr="00DC7651" w:rsidRDefault="00DC7651" w:rsidP="00DC7651">
            <w:pPr>
              <w:rPr>
                <w:ins w:id="286" w:author="tcq" w:date="2011-06-17T23:27:00Z"/>
                <w:rFonts w:hint="eastAsia"/>
                <w:color w:val="00B0F0"/>
                <w:sz w:val="18"/>
                <w:szCs w:val="18"/>
              </w:rPr>
            </w:pPr>
            <w:ins w:id="287" w:author="tcq" w:date="2011-06-17T23:27:00Z">
              <w:r w:rsidRPr="00DC7651">
                <w:rPr>
                  <w:rFonts w:hint="eastAsia"/>
                  <w:color w:val="00B0F0"/>
                  <w:sz w:val="18"/>
                  <w:szCs w:val="18"/>
                </w:rPr>
                <w:t>==========================</w:t>
              </w:r>
              <w:r w:rsidRPr="00DC7651">
                <w:rPr>
                  <w:rFonts w:hint="eastAsia"/>
                  <w:color w:val="00B0F0"/>
                  <w:sz w:val="18"/>
                  <w:szCs w:val="18"/>
                </w:rPr>
                <w:t>快速排序</w:t>
              </w:r>
              <w:r w:rsidRPr="00DC7651">
                <w:rPr>
                  <w:rFonts w:hint="eastAsia"/>
                  <w:color w:val="00B0F0"/>
                  <w:sz w:val="18"/>
                  <w:szCs w:val="18"/>
                </w:rPr>
                <w:t>=============================</w:t>
              </w:r>
            </w:ins>
          </w:p>
          <w:p w:rsidR="00DC7651" w:rsidRPr="00DC7651" w:rsidRDefault="00DC7651" w:rsidP="00DC7651">
            <w:pPr>
              <w:rPr>
                <w:ins w:id="288" w:author="tcq" w:date="2011-06-17T23:27:00Z"/>
                <w:rFonts w:hint="eastAsia"/>
                <w:color w:val="00B0F0"/>
                <w:sz w:val="18"/>
                <w:szCs w:val="18"/>
              </w:rPr>
            </w:pPr>
            <w:ins w:id="289" w:author="tcq" w:date="2011-06-17T23:27:00Z">
              <w:r w:rsidRPr="00DC7651">
                <w:rPr>
                  <w:rFonts w:hint="eastAsia"/>
                  <w:color w:val="00B0F0"/>
                  <w:sz w:val="18"/>
                  <w:szCs w:val="18"/>
                </w:rPr>
                <w:t>随机填充</w:t>
              </w:r>
              <w:r w:rsidRPr="00DC7651">
                <w:rPr>
                  <w:rFonts w:hint="eastAsia"/>
                  <w:color w:val="00B0F0"/>
                  <w:sz w:val="18"/>
                  <w:szCs w:val="18"/>
                </w:rPr>
                <w:t>100</w:t>
              </w:r>
              <w:r w:rsidRPr="00DC7651">
                <w:rPr>
                  <w:rFonts w:hint="eastAsia"/>
                  <w:color w:val="00B0F0"/>
                  <w:sz w:val="18"/>
                  <w:szCs w:val="18"/>
                </w:rPr>
                <w:t>个数：</w:t>
              </w:r>
            </w:ins>
          </w:p>
          <w:p w:rsidR="00DC7651" w:rsidRPr="00DC7651" w:rsidRDefault="00DC7651" w:rsidP="00DC7651">
            <w:pPr>
              <w:rPr>
                <w:ins w:id="290" w:author="tcq" w:date="2011-06-17T23:27:00Z"/>
                <w:color w:val="00B0F0"/>
                <w:sz w:val="18"/>
                <w:szCs w:val="18"/>
              </w:rPr>
            </w:pPr>
            <w:ins w:id="291" w:author="tcq" w:date="2011-06-17T23:27:00Z">
              <w:r w:rsidRPr="00DC7651">
                <w:rPr>
                  <w:color w:val="00B0F0"/>
                  <w:sz w:val="18"/>
                  <w:szCs w:val="18"/>
                </w:rPr>
                <w:t>41  18467  6334  26500  19169  15724  11478  29358  26962  24464  5705  28145  2</w:t>
              </w:r>
            </w:ins>
          </w:p>
          <w:p w:rsidR="00DC7651" w:rsidRPr="00DC7651" w:rsidRDefault="00DC7651" w:rsidP="00DC7651">
            <w:pPr>
              <w:rPr>
                <w:ins w:id="292" w:author="tcq" w:date="2011-06-17T23:27:00Z"/>
                <w:color w:val="00B0F0"/>
                <w:sz w:val="18"/>
                <w:szCs w:val="18"/>
              </w:rPr>
            </w:pPr>
            <w:ins w:id="293" w:author="tcq" w:date="2011-06-17T23:27:00Z">
              <w:r w:rsidRPr="00DC7651">
                <w:rPr>
                  <w:color w:val="00B0F0"/>
                  <w:sz w:val="18"/>
                  <w:szCs w:val="18"/>
                </w:rPr>
                <w:t>3281  16827  9961  491  2995  11942  4827  5436  32391  14604  3902  153  292  1</w:t>
              </w:r>
            </w:ins>
          </w:p>
          <w:p w:rsidR="00DC7651" w:rsidRPr="00DC7651" w:rsidRDefault="00DC7651" w:rsidP="00DC7651">
            <w:pPr>
              <w:rPr>
                <w:ins w:id="294" w:author="tcq" w:date="2011-06-17T23:27:00Z"/>
                <w:color w:val="00B0F0"/>
                <w:sz w:val="18"/>
                <w:szCs w:val="18"/>
              </w:rPr>
            </w:pPr>
            <w:ins w:id="295" w:author="tcq" w:date="2011-06-17T23:27:00Z">
              <w:r w:rsidRPr="00DC7651">
                <w:rPr>
                  <w:color w:val="00B0F0"/>
                  <w:sz w:val="18"/>
                  <w:szCs w:val="18"/>
                </w:rPr>
                <w:t>2382  17421  18716  19718  19895  5447  21726  14771  11538  1869  19912  25667</w:t>
              </w:r>
            </w:ins>
          </w:p>
          <w:p w:rsidR="00DC7651" w:rsidRPr="00DC7651" w:rsidRDefault="00DC7651" w:rsidP="00DC7651">
            <w:pPr>
              <w:rPr>
                <w:ins w:id="296" w:author="tcq" w:date="2011-06-17T23:27:00Z"/>
                <w:color w:val="00B0F0"/>
                <w:sz w:val="18"/>
                <w:szCs w:val="18"/>
              </w:rPr>
            </w:pPr>
            <w:ins w:id="297" w:author="tcq" w:date="2011-06-17T23:27:00Z">
              <w:r w:rsidRPr="00DC7651">
                <w:rPr>
                  <w:color w:val="00B0F0"/>
                  <w:sz w:val="18"/>
                  <w:szCs w:val="18"/>
                </w:rPr>
                <w:t xml:space="preserve"> 26299  17035  9894  28703  23811  31322  30333  17673  4664  15141  7711  28253</w:t>
              </w:r>
            </w:ins>
          </w:p>
          <w:p w:rsidR="00DC7651" w:rsidRPr="00DC7651" w:rsidRDefault="00DC7651" w:rsidP="00DC7651">
            <w:pPr>
              <w:rPr>
                <w:ins w:id="298" w:author="tcq" w:date="2011-06-17T23:27:00Z"/>
                <w:color w:val="00B0F0"/>
                <w:sz w:val="18"/>
                <w:szCs w:val="18"/>
              </w:rPr>
            </w:pPr>
            <w:ins w:id="299" w:author="tcq" w:date="2011-06-17T23:27:00Z">
              <w:r w:rsidRPr="00DC7651">
                <w:rPr>
                  <w:color w:val="00B0F0"/>
                  <w:sz w:val="18"/>
                  <w:szCs w:val="18"/>
                </w:rPr>
                <w:t xml:space="preserve">  6868  25547  27644  32662  32757  20037  12859  8723  9741  27529  778  12316</w:t>
              </w:r>
            </w:ins>
          </w:p>
          <w:p w:rsidR="00DC7651" w:rsidRPr="00DC7651" w:rsidRDefault="00DC7651" w:rsidP="00DC7651">
            <w:pPr>
              <w:rPr>
                <w:ins w:id="300" w:author="tcq" w:date="2011-06-17T23:27:00Z"/>
                <w:color w:val="00B0F0"/>
                <w:sz w:val="18"/>
                <w:szCs w:val="18"/>
              </w:rPr>
            </w:pPr>
            <w:ins w:id="301" w:author="tcq" w:date="2011-06-17T23:27:00Z">
              <w:r w:rsidRPr="00DC7651">
                <w:rPr>
                  <w:color w:val="00B0F0"/>
                  <w:sz w:val="18"/>
                  <w:szCs w:val="18"/>
                </w:rPr>
                <w:t xml:space="preserve"> 3035  22190  1842  288  30106  9040  8942  19264  22648  27446  23805  15890  6</w:t>
              </w:r>
            </w:ins>
          </w:p>
          <w:p w:rsidR="00DC7651" w:rsidRPr="00DC7651" w:rsidRDefault="00DC7651" w:rsidP="00DC7651">
            <w:pPr>
              <w:rPr>
                <w:ins w:id="302" w:author="tcq" w:date="2011-06-17T23:27:00Z"/>
                <w:color w:val="00B0F0"/>
                <w:sz w:val="18"/>
                <w:szCs w:val="18"/>
              </w:rPr>
            </w:pPr>
            <w:ins w:id="303" w:author="tcq" w:date="2011-06-17T23:27:00Z">
              <w:r w:rsidRPr="00DC7651">
                <w:rPr>
                  <w:color w:val="00B0F0"/>
                  <w:sz w:val="18"/>
                  <w:szCs w:val="18"/>
                </w:rPr>
                <w:t>729  24370  15350  15006  31101  24393  3548  19629  12623  24084  19954  18756</w:t>
              </w:r>
            </w:ins>
          </w:p>
          <w:p w:rsidR="00DC7651" w:rsidRPr="00DC7651" w:rsidRDefault="00DC7651" w:rsidP="00DC7651">
            <w:pPr>
              <w:rPr>
                <w:ins w:id="304" w:author="tcq" w:date="2011-06-17T23:27:00Z"/>
                <w:color w:val="00B0F0"/>
                <w:sz w:val="18"/>
                <w:szCs w:val="18"/>
              </w:rPr>
            </w:pPr>
            <w:ins w:id="305" w:author="tcq" w:date="2011-06-17T23:27:00Z">
              <w:r w:rsidRPr="00DC7651">
                <w:rPr>
                  <w:color w:val="00B0F0"/>
                  <w:sz w:val="18"/>
                  <w:szCs w:val="18"/>
                </w:rPr>
                <w:t xml:space="preserve"> 11840  4966  7376  13931  26308  16944  32439  24626  11323  5537  21538  16118</w:t>
              </w:r>
            </w:ins>
          </w:p>
          <w:p w:rsidR="00DC7651" w:rsidRPr="00DC7651" w:rsidRDefault="00DC7651" w:rsidP="00DC7651">
            <w:pPr>
              <w:rPr>
                <w:ins w:id="306" w:author="tcq" w:date="2011-06-17T23:27:00Z"/>
                <w:color w:val="00B0F0"/>
                <w:sz w:val="18"/>
                <w:szCs w:val="18"/>
              </w:rPr>
            </w:pPr>
            <w:ins w:id="307" w:author="tcq" w:date="2011-06-17T23:27:00Z">
              <w:r w:rsidRPr="00DC7651">
                <w:rPr>
                  <w:color w:val="00B0F0"/>
                  <w:sz w:val="18"/>
                  <w:szCs w:val="18"/>
                </w:rPr>
                <w:t xml:space="preserve">  2082  22929  16541</w:t>
              </w:r>
            </w:ins>
          </w:p>
          <w:p w:rsidR="00DC7651" w:rsidRPr="00DC7651" w:rsidRDefault="00DC7651" w:rsidP="00DC7651">
            <w:pPr>
              <w:rPr>
                <w:ins w:id="308" w:author="tcq" w:date="2011-06-17T23:27:00Z"/>
                <w:rFonts w:hint="eastAsia"/>
                <w:color w:val="00B0F0"/>
                <w:sz w:val="18"/>
                <w:szCs w:val="18"/>
              </w:rPr>
            </w:pPr>
            <w:ins w:id="309" w:author="tcq" w:date="2011-06-17T23:27:00Z">
              <w:r w:rsidRPr="00DC7651">
                <w:rPr>
                  <w:rFonts w:hint="eastAsia"/>
                  <w:color w:val="00B0F0"/>
                  <w:sz w:val="18"/>
                  <w:szCs w:val="18"/>
                </w:rPr>
                <w:t>快速排序的结果如下：</w:t>
              </w:r>
            </w:ins>
          </w:p>
          <w:p w:rsidR="00DC7651" w:rsidRPr="00DC7651" w:rsidRDefault="00DC7651" w:rsidP="00DC7651">
            <w:pPr>
              <w:rPr>
                <w:ins w:id="310" w:author="tcq" w:date="2011-06-17T23:27:00Z"/>
                <w:color w:val="00B0F0"/>
                <w:sz w:val="18"/>
                <w:szCs w:val="18"/>
              </w:rPr>
            </w:pPr>
            <w:ins w:id="311" w:author="tcq" w:date="2011-06-17T23:27:00Z">
              <w:r w:rsidRPr="00DC7651">
                <w:rPr>
                  <w:color w:val="00B0F0"/>
                  <w:sz w:val="18"/>
                  <w:szCs w:val="18"/>
                </w:rPr>
                <w:t>41  153  288  292  491  778  1842  1869  2082  2995  3035  3548  3902  4664  482</w:t>
              </w:r>
            </w:ins>
          </w:p>
          <w:p w:rsidR="00DC7651" w:rsidRPr="00DC7651" w:rsidRDefault="00DC7651" w:rsidP="00DC7651">
            <w:pPr>
              <w:rPr>
                <w:ins w:id="312" w:author="tcq" w:date="2011-06-17T23:27:00Z"/>
                <w:color w:val="00B0F0"/>
                <w:sz w:val="18"/>
                <w:szCs w:val="18"/>
              </w:rPr>
            </w:pPr>
            <w:ins w:id="313" w:author="tcq" w:date="2011-06-17T23:27:00Z">
              <w:r w:rsidRPr="00DC7651">
                <w:rPr>
                  <w:color w:val="00B0F0"/>
                  <w:sz w:val="18"/>
                  <w:szCs w:val="18"/>
                </w:rPr>
                <w:t>7  4966  5436  5447  5537  5705  6334  6729  6868  7376  7711  8723  8942  9040</w:t>
              </w:r>
            </w:ins>
          </w:p>
          <w:p w:rsidR="00DC7651" w:rsidRPr="00DC7651" w:rsidRDefault="00DC7651" w:rsidP="00DC7651">
            <w:pPr>
              <w:rPr>
                <w:ins w:id="314" w:author="tcq" w:date="2011-06-17T23:27:00Z"/>
                <w:color w:val="00B0F0"/>
                <w:sz w:val="18"/>
                <w:szCs w:val="18"/>
              </w:rPr>
            </w:pPr>
            <w:ins w:id="315" w:author="tcq" w:date="2011-06-17T23:27:00Z">
              <w:r w:rsidRPr="00DC7651">
                <w:rPr>
                  <w:color w:val="00B0F0"/>
                  <w:sz w:val="18"/>
                  <w:szCs w:val="18"/>
                </w:rPr>
                <w:t xml:space="preserve"> 9741  9894  9961  11323  11478  11538  11840  11942  12316  12382  12623  12859</w:t>
              </w:r>
            </w:ins>
          </w:p>
          <w:p w:rsidR="00DC7651" w:rsidRPr="00DC7651" w:rsidRDefault="00DC7651" w:rsidP="00DC7651">
            <w:pPr>
              <w:rPr>
                <w:ins w:id="316" w:author="tcq" w:date="2011-06-17T23:27:00Z"/>
                <w:color w:val="00B0F0"/>
                <w:sz w:val="18"/>
                <w:szCs w:val="18"/>
              </w:rPr>
            </w:pPr>
            <w:ins w:id="317" w:author="tcq" w:date="2011-06-17T23:27:00Z">
              <w:r w:rsidRPr="00DC7651">
                <w:rPr>
                  <w:color w:val="00B0F0"/>
                  <w:sz w:val="18"/>
                  <w:szCs w:val="18"/>
                </w:rPr>
                <w:t xml:space="preserve">  13931  14604  14771  15006  15141  15350  15724  15890  16118  16541  16827  1</w:t>
              </w:r>
            </w:ins>
          </w:p>
          <w:p w:rsidR="00DC7651" w:rsidRPr="00DC7651" w:rsidRDefault="00DC7651" w:rsidP="00DC7651">
            <w:pPr>
              <w:rPr>
                <w:ins w:id="318" w:author="tcq" w:date="2011-06-17T23:27:00Z"/>
                <w:color w:val="00B0F0"/>
                <w:sz w:val="18"/>
                <w:szCs w:val="18"/>
              </w:rPr>
            </w:pPr>
            <w:ins w:id="319" w:author="tcq" w:date="2011-06-17T23:27:00Z">
              <w:r w:rsidRPr="00DC7651">
                <w:rPr>
                  <w:color w:val="00B0F0"/>
                  <w:sz w:val="18"/>
                  <w:szCs w:val="18"/>
                </w:rPr>
                <w:t>6944  17035  17421  17673  18467  18716  18756  19169  19264  19629  19718  1989</w:t>
              </w:r>
            </w:ins>
          </w:p>
          <w:p w:rsidR="00DC7651" w:rsidRPr="00DC7651" w:rsidRDefault="00DC7651" w:rsidP="00DC7651">
            <w:pPr>
              <w:rPr>
                <w:ins w:id="320" w:author="tcq" w:date="2011-06-17T23:27:00Z"/>
                <w:color w:val="00B0F0"/>
                <w:sz w:val="18"/>
                <w:szCs w:val="18"/>
              </w:rPr>
            </w:pPr>
            <w:ins w:id="321" w:author="tcq" w:date="2011-06-17T23:27:00Z">
              <w:r w:rsidRPr="00DC7651">
                <w:rPr>
                  <w:color w:val="00B0F0"/>
                  <w:sz w:val="18"/>
                  <w:szCs w:val="18"/>
                </w:rPr>
                <w:t>5  19912  19954  20037  21538  21726  22190  22648  22929  23281  23805  23811</w:t>
              </w:r>
            </w:ins>
          </w:p>
          <w:p w:rsidR="00DC7651" w:rsidRPr="00DC7651" w:rsidRDefault="00DC7651" w:rsidP="00DC7651">
            <w:pPr>
              <w:rPr>
                <w:ins w:id="322" w:author="tcq" w:date="2011-06-17T23:27:00Z"/>
                <w:color w:val="00B0F0"/>
                <w:sz w:val="18"/>
                <w:szCs w:val="18"/>
              </w:rPr>
            </w:pPr>
            <w:ins w:id="323" w:author="tcq" w:date="2011-06-17T23:27:00Z">
              <w:r w:rsidRPr="00DC7651">
                <w:rPr>
                  <w:color w:val="00B0F0"/>
                  <w:sz w:val="18"/>
                  <w:szCs w:val="18"/>
                </w:rPr>
                <w:t>24084  24370  24393  24464  24626  25547  25667  26299  26308  26500  26962  274</w:t>
              </w:r>
            </w:ins>
          </w:p>
          <w:p w:rsidR="00DC7651" w:rsidRPr="00DC7651" w:rsidRDefault="00DC7651" w:rsidP="00DC7651">
            <w:pPr>
              <w:rPr>
                <w:ins w:id="324" w:author="tcq" w:date="2011-06-17T23:27:00Z"/>
                <w:color w:val="00B0F0"/>
                <w:sz w:val="18"/>
                <w:szCs w:val="18"/>
              </w:rPr>
            </w:pPr>
            <w:ins w:id="325" w:author="tcq" w:date="2011-06-17T23:27:00Z">
              <w:r w:rsidRPr="00DC7651">
                <w:rPr>
                  <w:color w:val="00B0F0"/>
                  <w:sz w:val="18"/>
                  <w:szCs w:val="18"/>
                </w:rPr>
                <w:t>46  27529  27644  28145  28253  28703  29358  30106  30333  31101  31322  32391</w:t>
              </w:r>
            </w:ins>
          </w:p>
          <w:p w:rsidR="00DC7651" w:rsidRPr="00DC7651" w:rsidRDefault="00DC7651" w:rsidP="00DC7651">
            <w:pPr>
              <w:rPr>
                <w:ins w:id="326" w:author="tcq" w:date="2011-06-17T23:27:00Z"/>
                <w:color w:val="00B0F0"/>
                <w:sz w:val="18"/>
                <w:szCs w:val="18"/>
              </w:rPr>
            </w:pPr>
            <w:ins w:id="327" w:author="tcq" w:date="2011-06-17T23:27:00Z">
              <w:r w:rsidRPr="00DC7651">
                <w:rPr>
                  <w:color w:val="00B0F0"/>
                  <w:sz w:val="18"/>
                  <w:szCs w:val="18"/>
                </w:rPr>
                <w:t xml:space="preserve"> 32439  32662  32757</w:t>
              </w:r>
            </w:ins>
          </w:p>
          <w:p w:rsidR="00DC7651" w:rsidRPr="00DC7651" w:rsidRDefault="00DC7651" w:rsidP="00DC7651">
            <w:pPr>
              <w:rPr>
                <w:ins w:id="328" w:author="tcq" w:date="2011-06-17T23:27:00Z"/>
                <w:rFonts w:hint="eastAsia"/>
                <w:color w:val="00B0F0"/>
                <w:sz w:val="18"/>
                <w:szCs w:val="18"/>
              </w:rPr>
            </w:pPr>
            <w:ins w:id="329" w:author="tcq" w:date="2011-06-17T23:27:00Z">
              <w:r w:rsidRPr="00DC7651">
                <w:rPr>
                  <w:rFonts w:hint="eastAsia"/>
                  <w:color w:val="00B0F0"/>
                  <w:sz w:val="18"/>
                  <w:szCs w:val="18"/>
                </w:rPr>
                <w:t>======================</w:t>
              </w:r>
              <w:r w:rsidRPr="00DC7651">
                <w:rPr>
                  <w:rFonts w:hint="eastAsia"/>
                  <w:color w:val="00B0F0"/>
                  <w:sz w:val="18"/>
                  <w:szCs w:val="18"/>
                </w:rPr>
                <w:t>模糊区间的快速排序</w:t>
              </w:r>
              <w:r w:rsidRPr="00DC7651">
                <w:rPr>
                  <w:rFonts w:hint="eastAsia"/>
                  <w:color w:val="00B0F0"/>
                  <w:sz w:val="18"/>
                  <w:szCs w:val="18"/>
                </w:rPr>
                <w:t>=========================</w:t>
              </w:r>
            </w:ins>
          </w:p>
          <w:p w:rsidR="00DC7651" w:rsidRPr="00DC7651" w:rsidRDefault="00DC7651" w:rsidP="00DC7651">
            <w:pPr>
              <w:rPr>
                <w:ins w:id="330" w:author="tcq" w:date="2011-06-17T23:27:00Z"/>
                <w:color w:val="00B0F0"/>
                <w:sz w:val="18"/>
                <w:szCs w:val="18"/>
              </w:rPr>
            </w:pPr>
            <w:ins w:id="331" w:author="tcq" w:date="2011-06-17T23:27:00Z">
              <w:r w:rsidRPr="00DC7651">
                <w:rPr>
                  <w:color w:val="00B0F0"/>
                  <w:sz w:val="18"/>
                  <w:szCs w:val="18"/>
                </w:rPr>
                <w:t>41       --&gt;    43</w:t>
              </w:r>
            </w:ins>
          </w:p>
          <w:p w:rsidR="00DC7651" w:rsidRPr="00DC7651" w:rsidRDefault="00DC7651" w:rsidP="00DC7651">
            <w:pPr>
              <w:rPr>
                <w:ins w:id="332" w:author="tcq" w:date="2011-06-17T23:27:00Z"/>
                <w:color w:val="00B0F0"/>
                <w:sz w:val="18"/>
                <w:szCs w:val="18"/>
              </w:rPr>
            </w:pPr>
            <w:ins w:id="333" w:author="tcq" w:date="2011-06-17T23:27:00Z">
              <w:r w:rsidRPr="00DC7651">
                <w:rPr>
                  <w:color w:val="00B0F0"/>
                  <w:sz w:val="18"/>
                  <w:szCs w:val="18"/>
                </w:rPr>
                <w:t>21       --&gt;    69</w:t>
              </w:r>
            </w:ins>
          </w:p>
          <w:p w:rsidR="00DC7651" w:rsidRPr="00DC7651" w:rsidRDefault="00DC7651" w:rsidP="00DC7651">
            <w:pPr>
              <w:rPr>
                <w:ins w:id="334" w:author="tcq" w:date="2011-06-17T23:27:00Z"/>
                <w:color w:val="00B0F0"/>
                <w:sz w:val="18"/>
                <w:szCs w:val="18"/>
              </w:rPr>
            </w:pPr>
            <w:ins w:id="335" w:author="tcq" w:date="2011-06-17T23:27:00Z">
              <w:r w:rsidRPr="00DC7651">
                <w:rPr>
                  <w:color w:val="00B0F0"/>
                  <w:sz w:val="18"/>
                  <w:szCs w:val="18"/>
                </w:rPr>
                <w:t>34       --&gt;    87</w:t>
              </w:r>
            </w:ins>
          </w:p>
          <w:p w:rsidR="00DC7651" w:rsidRPr="00DC7651" w:rsidRDefault="00DC7651" w:rsidP="00DC7651">
            <w:pPr>
              <w:rPr>
                <w:ins w:id="336" w:author="tcq" w:date="2011-06-17T23:27:00Z"/>
                <w:color w:val="00B0F0"/>
                <w:sz w:val="18"/>
                <w:szCs w:val="18"/>
              </w:rPr>
            </w:pPr>
            <w:ins w:id="337" w:author="tcq" w:date="2011-06-17T23:27:00Z">
              <w:r w:rsidRPr="00DC7651">
                <w:rPr>
                  <w:color w:val="00B0F0"/>
                  <w:sz w:val="18"/>
                  <w:szCs w:val="18"/>
                </w:rPr>
                <w:t>36       --&gt;    110</w:t>
              </w:r>
            </w:ins>
          </w:p>
          <w:p w:rsidR="00DC7651" w:rsidRPr="00DC7651" w:rsidRDefault="00DC7651" w:rsidP="00DC7651">
            <w:pPr>
              <w:rPr>
                <w:ins w:id="338" w:author="tcq" w:date="2011-06-17T23:27:00Z"/>
                <w:color w:val="00B0F0"/>
                <w:sz w:val="18"/>
                <w:szCs w:val="18"/>
              </w:rPr>
            </w:pPr>
            <w:ins w:id="339" w:author="tcq" w:date="2011-06-17T23:27:00Z">
              <w:r w:rsidRPr="00DC7651">
                <w:rPr>
                  <w:color w:val="00B0F0"/>
                  <w:sz w:val="18"/>
                  <w:szCs w:val="18"/>
                </w:rPr>
                <w:t>20       --&gt;    116</w:t>
              </w:r>
            </w:ins>
          </w:p>
          <w:p w:rsidR="00DC7651" w:rsidRPr="00DC7651" w:rsidRDefault="00DC7651" w:rsidP="00DC7651">
            <w:pPr>
              <w:rPr>
                <w:ins w:id="340" w:author="tcq" w:date="2011-06-17T23:27:00Z"/>
                <w:color w:val="00B0F0"/>
                <w:sz w:val="18"/>
                <w:szCs w:val="18"/>
              </w:rPr>
            </w:pPr>
            <w:ins w:id="341" w:author="tcq" w:date="2011-06-17T23:27:00Z">
              <w:r w:rsidRPr="00DC7651">
                <w:rPr>
                  <w:color w:val="00B0F0"/>
                  <w:sz w:val="18"/>
                  <w:szCs w:val="18"/>
                </w:rPr>
                <w:t>83       --&gt;    178</w:t>
              </w:r>
            </w:ins>
          </w:p>
          <w:p w:rsidR="00DC7651" w:rsidRPr="00DC7651" w:rsidRDefault="00DC7651" w:rsidP="00DC7651">
            <w:pPr>
              <w:rPr>
                <w:ins w:id="342" w:author="tcq" w:date="2011-06-17T23:27:00Z"/>
                <w:color w:val="00B0F0"/>
                <w:sz w:val="18"/>
                <w:szCs w:val="18"/>
              </w:rPr>
            </w:pPr>
            <w:ins w:id="343" w:author="tcq" w:date="2011-06-17T23:27:00Z">
              <w:r w:rsidRPr="00DC7651">
                <w:rPr>
                  <w:color w:val="00B0F0"/>
                  <w:sz w:val="18"/>
                  <w:szCs w:val="18"/>
                </w:rPr>
                <w:t>99       --&gt;    167</w:t>
              </w:r>
            </w:ins>
          </w:p>
          <w:p w:rsidR="00DC7651" w:rsidRPr="00DC7651" w:rsidRDefault="00DC7651" w:rsidP="00DC7651">
            <w:pPr>
              <w:rPr>
                <w:ins w:id="344" w:author="tcq" w:date="2011-06-17T23:27:00Z"/>
                <w:color w:val="00B0F0"/>
                <w:sz w:val="18"/>
                <w:szCs w:val="18"/>
              </w:rPr>
            </w:pPr>
            <w:ins w:id="345" w:author="tcq" w:date="2011-06-17T23:27:00Z">
              <w:r w:rsidRPr="00DC7651">
                <w:rPr>
                  <w:color w:val="00B0F0"/>
                  <w:sz w:val="18"/>
                  <w:szCs w:val="18"/>
                </w:rPr>
                <w:t>84       --&gt;    165</w:t>
              </w:r>
            </w:ins>
          </w:p>
          <w:p w:rsidR="00DC7651" w:rsidRPr="00DC7651" w:rsidRDefault="00DC7651" w:rsidP="00DC7651">
            <w:pPr>
              <w:rPr>
                <w:ins w:id="346" w:author="tcq" w:date="2011-06-17T23:27:00Z"/>
                <w:color w:val="00B0F0"/>
                <w:sz w:val="18"/>
                <w:szCs w:val="18"/>
              </w:rPr>
            </w:pPr>
            <w:ins w:id="347" w:author="tcq" w:date="2011-06-17T23:27:00Z">
              <w:r w:rsidRPr="00DC7651">
                <w:rPr>
                  <w:color w:val="00B0F0"/>
                  <w:sz w:val="18"/>
                  <w:szCs w:val="18"/>
                </w:rPr>
                <w:t>50       --&gt;    141</w:t>
              </w:r>
            </w:ins>
          </w:p>
          <w:p w:rsidR="00DC7651" w:rsidRPr="00DC7651" w:rsidRDefault="00DC7651" w:rsidP="00DC7651">
            <w:pPr>
              <w:rPr>
                <w:ins w:id="348" w:author="tcq" w:date="2011-06-17T23:27:00Z"/>
                <w:color w:val="00B0F0"/>
                <w:sz w:val="18"/>
                <w:szCs w:val="18"/>
              </w:rPr>
            </w:pPr>
            <w:ins w:id="349" w:author="tcq" w:date="2011-06-17T23:27:00Z">
              <w:r w:rsidRPr="00DC7651">
                <w:rPr>
                  <w:color w:val="00B0F0"/>
                  <w:sz w:val="18"/>
                  <w:szCs w:val="18"/>
                </w:rPr>
                <w:t>99       --&gt;    117</w:t>
              </w:r>
            </w:ins>
          </w:p>
          <w:p w:rsidR="00DC7651" w:rsidRPr="000C5D60" w:rsidRDefault="00DC7651" w:rsidP="00DC7651">
            <w:pPr>
              <w:rPr>
                <w:ins w:id="350" w:author="tcq" w:date="2011-06-17T23:26:00Z"/>
                <w:color w:val="00B0F0"/>
                <w:sz w:val="18"/>
                <w:szCs w:val="18"/>
              </w:rPr>
            </w:pPr>
            <w:ins w:id="351" w:author="tcq" w:date="2011-06-17T23:27:00Z">
              <w:r w:rsidRPr="00DC7651">
                <w:rPr>
                  <w:rFonts w:hint="eastAsia"/>
                  <w:color w:val="00B0F0"/>
                  <w:sz w:val="18"/>
                  <w:szCs w:val="18"/>
                </w:rPr>
                <w:t>请按任意键继续</w:t>
              </w:r>
              <w:r w:rsidRPr="00DC7651">
                <w:rPr>
                  <w:rFonts w:hint="eastAsia"/>
                  <w:color w:val="00B0F0"/>
                  <w:sz w:val="18"/>
                  <w:szCs w:val="18"/>
                </w:rPr>
                <w:t>. . .</w:t>
              </w:r>
            </w:ins>
          </w:p>
        </w:tc>
      </w:tr>
    </w:tbl>
    <w:p w:rsidR="00DC7651" w:rsidRPr="00DC7651" w:rsidRDefault="00DC7651" w:rsidP="004B0C3A">
      <w:pPr>
        <w:rPr>
          <w:rPrChange w:id="352" w:author="tcq" w:date="2011-06-17T23:26:00Z">
            <w:rPr/>
          </w:rPrChange>
        </w:rPr>
        <w:pPrChange w:id="353" w:author="tcq" w:date="2011-06-17T23:17:00Z">
          <w:pPr/>
        </w:pPrChange>
      </w:pPr>
    </w:p>
    <w:p w:rsidR="00DC43D6" w:rsidRDefault="00DC43D6" w:rsidP="00DC43D6">
      <w:pPr>
        <w:pStyle w:val="3"/>
      </w:pPr>
      <w:r>
        <w:rPr>
          <w:rFonts w:hint="eastAsia"/>
        </w:rPr>
        <w:t>第8章：线性时间排序</w:t>
      </w:r>
    </w:p>
    <w:p w:rsidR="00DC43D6" w:rsidRPr="00BF758B" w:rsidRDefault="00DC43D6" w:rsidP="00DC43D6">
      <w:pPr>
        <w:pStyle w:val="a3"/>
        <w:numPr>
          <w:ilvl w:val="0"/>
          <w:numId w:val="10"/>
        </w:numPr>
        <w:ind w:firstLineChars="0"/>
        <w:rPr>
          <w:kern w:val="0"/>
        </w:rPr>
      </w:pPr>
      <w:r>
        <w:rPr>
          <w:rFonts w:hint="eastAsia"/>
          <w:kern w:val="0"/>
        </w:rPr>
        <w:t>任何</w:t>
      </w:r>
      <w:r w:rsidRPr="00026E87">
        <w:rPr>
          <w:rFonts w:hint="eastAsia"/>
          <w:color w:val="0070C0"/>
          <w:kern w:val="0"/>
        </w:rPr>
        <w:t>比较的排序</w:t>
      </w:r>
      <w:r>
        <w:rPr>
          <w:rFonts w:hint="eastAsia"/>
          <w:kern w:val="0"/>
        </w:rPr>
        <w:t>在最坏的情况下都要用</w:t>
      </w:r>
      <w:r w:rsidRPr="00D516B5">
        <w:rPr>
          <w:rFonts w:ascii="Arial" w:eastAsia="宋体" w:hAnsi="Arial" w:cs="Arial"/>
          <w:color w:val="000000"/>
          <w:kern w:val="0"/>
          <w:sz w:val="22"/>
        </w:rPr>
        <w:t>Ω</w:t>
      </w:r>
      <w:r>
        <w:rPr>
          <w:rFonts w:ascii="Arial" w:eastAsia="宋体" w:hAnsi="Arial" w:cs="Arial" w:hint="eastAsia"/>
          <w:color w:val="000000"/>
          <w:kern w:val="0"/>
          <w:sz w:val="22"/>
        </w:rPr>
        <w:t>(nlgn)</w:t>
      </w:r>
      <w:r>
        <w:rPr>
          <w:rFonts w:ascii="Arial" w:eastAsia="宋体" w:hAnsi="Arial" w:cs="Arial" w:hint="eastAsia"/>
          <w:color w:val="000000"/>
          <w:kern w:val="0"/>
          <w:sz w:val="22"/>
        </w:rPr>
        <w:t>次比较来进行排序，所以合并排序和堆排序是渐近最优的。</w:t>
      </w:r>
      <w:r>
        <w:rPr>
          <w:rFonts w:ascii="Arial" w:eastAsia="宋体" w:hAnsi="Arial" w:cs="Arial"/>
          <w:color w:val="000000"/>
          <w:kern w:val="0"/>
          <w:sz w:val="22"/>
        </w:rPr>
        <w:br/>
      </w:r>
      <w:r>
        <w:rPr>
          <w:rFonts w:ascii="Arial" w:eastAsia="宋体" w:hAnsi="Arial" w:cs="Arial" w:hint="eastAsia"/>
          <w:color w:val="000000"/>
          <w:kern w:val="0"/>
          <w:sz w:val="22"/>
        </w:rPr>
        <w:t>注意的是：</w:t>
      </w:r>
      <w:proofErr w:type="gramStart"/>
      <w:r w:rsidRPr="006C28B9">
        <w:rPr>
          <w:rFonts w:ascii="Arial" w:eastAsia="宋体" w:hAnsi="Arial" w:cs="Arial" w:hint="eastAsia"/>
          <w:color w:val="000000"/>
          <w:kern w:val="0"/>
          <w:sz w:val="22"/>
          <w:u w:val="single"/>
        </w:rPr>
        <w:t>快排不是</w:t>
      </w:r>
      <w:proofErr w:type="gramEnd"/>
      <w:r w:rsidRPr="006C28B9">
        <w:rPr>
          <w:rFonts w:ascii="Arial" w:eastAsia="宋体" w:hAnsi="Arial" w:cs="Arial" w:hint="eastAsia"/>
          <w:color w:val="000000"/>
          <w:kern w:val="0"/>
          <w:sz w:val="22"/>
          <w:u w:val="single"/>
        </w:rPr>
        <w:t>渐近最优的，因为它在最坏的情况下是</w:t>
      </w:r>
      <w:r w:rsidRPr="006C28B9">
        <w:rPr>
          <w:rFonts w:ascii="Arial" w:eastAsia="宋体" w:hAnsi="Arial" w:cs="Arial" w:hint="eastAsia"/>
          <w:color w:val="000000"/>
          <w:kern w:val="0"/>
          <w:sz w:val="22"/>
          <w:u w:val="single"/>
        </w:rPr>
        <w:t>O(n</w:t>
      </w:r>
      <w:r w:rsidRPr="006C28B9">
        <w:rPr>
          <w:rFonts w:ascii="Arial" w:eastAsia="宋体" w:hAnsi="Arial" w:cs="Arial" w:hint="eastAsia"/>
          <w:color w:val="000000"/>
          <w:kern w:val="0"/>
          <w:sz w:val="22"/>
          <w:u w:val="single"/>
          <w:vertAlign w:val="superscript"/>
        </w:rPr>
        <w:t>2</w:t>
      </w:r>
      <w:r w:rsidRPr="006C28B9">
        <w:rPr>
          <w:rFonts w:ascii="Arial" w:eastAsia="宋体" w:hAnsi="Arial" w:cs="Arial" w:hint="eastAsia"/>
          <w:color w:val="000000"/>
          <w:kern w:val="0"/>
          <w:sz w:val="22"/>
          <w:u w:val="single"/>
        </w:rPr>
        <w:t>)</w:t>
      </w:r>
      <w:r w:rsidRPr="006C28B9">
        <w:rPr>
          <w:rFonts w:ascii="Arial" w:eastAsia="宋体" w:hAnsi="Arial" w:cs="Arial" w:hint="eastAsia"/>
          <w:color w:val="000000"/>
          <w:kern w:val="0"/>
          <w:sz w:val="22"/>
          <w:u w:val="single"/>
        </w:rPr>
        <w:t>。</w:t>
      </w:r>
    </w:p>
    <w:p w:rsidR="00BF758B" w:rsidRPr="0011643D" w:rsidRDefault="00BF758B" w:rsidP="00DC43D6">
      <w:pPr>
        <w:pStyle w:val="a3"/>
        <w:numPr>
          <w:ilvl w:val="0"/>
          <w:numId w:val="10"/>
        </w:numPr>
        <w:ind w:firstLineChars="0"/>
        <w:rPr>
          <w:kern w:val="0"/>
        </w:rPr>
      </w:pPr>
      <w:r>
        <w:rPr>
          <w:rFonts w:ascii="Arial" w:eastAsia="宋体" w:hAnsi="Arial" w:cs="Arial" w:hint="eastAsia"/>
          <w:color w:val="000000"/>
          <w:kern w:val="0"/>
          <w:sz w:val="22"/>
        </w:rPr>
        <w:t>三种以线性时间运行的排序算法：计数排序、基数排序和桶排序。它们都是非比较的。</w:t>
      </w:r>
    </w:p>
    <w:p w:rsidR="0011643D" w:rsidRPr="0011643D" w:rsidRDefault="0011643D" w:rsidP="00DC43D6">
      <w:pPr>
        <w:pStyle w:val="a3"/>
        <w:numPr>
          <w:ilvl w:val="0"/>
          <w:numId w:val="10"/>
        </w:numPr>
        <w:ind w:firstLineChars="0"/>
        <w:rPr>
          <w:kern w:val="0"/>
        </w:rPr>
      </w:pPr>
      <w:r>
        <w:rPr>
          <w:rFonts w:ascii="Arial" w:eastAsia="宋体" w:hAnsi="Arial" w:cs="Arial" w:hint="eastAsia"/>
          <w:color w:val="000000"/>
          <w:kern w:val="0"/>
          <w:sz w:val="22"/>
        </w:rPr>
        <w:t>计数排序</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计数排序的一个重要性就是它是</w:t>
      </w:r>
      <w:r w:rsidRPr="00026E87">
        <w:rPr>
          <w:rFonts w:ascii="Arial" w:eastAsia="宋体" w:hAnsi="Arial" w:cs="Arial" w:hint="eastAsia"/>
          <w:color w:val="FF0000"/>
          <w:kern w:val="0"/>
          <w:sz w:val="22"/>
        </w:rPr>
        <w:t>稳定</w:t>
      </w:r>
      <w:r>
        <w:rPr>
          <w:rFonts w:ascii="Arial" w:eastAsia="宋体" w:hAnsi="Arial" w:cs="Arial" w:hint="eastAsia"/>
          <w:color w:val="000000"/>
          <w:kern w:val="0"/>
          <w:sz w:val="22"/>
        </w:rPr>
        <w:t>的排序算法</w:t>
      </w:r>
      <w:r w:rsidR="00B032EA">
        <w:rPr>
          <w:rFonts w:ascii="Arial" w:eastAsia="宋体" w:hAnsi="Arial" w:cs="Arial" w:hint="eastAsia"/>
          <w:color w:val="000000"/>
          <w:kern w:val="0"/>
          <w:sz w:val="22"/>
        </w:rPr>
        <w:t>，这个稳定性是基数排序的基石。</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计数排序的想法真的很简单、高效、可靠</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缺点在于：</w:t>
      </w:r>
    </w:p>
    <w:p w:rsidR="0011643D" w:rsidRPr="0011643D" w:rsidRDefault="0011643D" w:rsidP="0011643D">
      <w:pPr>
        <w:pStyle w:val="a3"/>
        <w:numPr>
          <w:ilvl w:val="2"/>
          <w:numId w:val="10"/>
        </w:numPr>
        <w:ind w:firstLineChars="0"/>
        <w:rPr>
          <w:kern w:val="0"/>
        </w:rPr>
      </w:pPr>
      <w:r>
        <w:rPr>
          <w:rFonts w:ascii="Arial" w:eastAsia="宋体" w:hAnsi="Arial" w:cs="Arial" w:hint="eastAsia"/>
          <w:color w:val="000000"/>
          <w:kern w:val="0"/>
          <w:sz w:val="22"/>
        </w:rPr>
        <w:t>需要很多额外的空间（当前类型的值的范围）</w:t>
      </w:r>
    </w:p>
    <w:p w:rsidR="0011643D" w:rsidRPr="00366192" w:rsidRDefault="0011643D" w:rsidP="0011643D">
      <w:pPr>
        <w:pStyle w:val="a3"/>
        <w:numPr>
          <w:ilvl w:val="2"/>
          <w:numId w:val="10"/>
        </w:numPr>
        <w:ind w:firstLineChars="0"/>
        <w:rPr>
          <w:kern w:val="0"/>
        </w:rPr>
      </w:pPr>
      <w:r>
        <w:rPr>
          <w:rFonts w:ascii="Arial" w:eastAsia="宋体" w:hAnsi="Arial" w:cs="Arial" w:hint="eastAsia"/>
          <w:color w:val="000000"/>
          <w:kern w:val="0"/>
          <w:sz w:val="22"/>
        </w:rPr>
        <w:t>只能对离散的类型有效比如</w:t>
      </w:r>
      <w:r>
        <w:rPr>
          <w:rFonts w:ascii="Arial" w:eastAsia="宋体" w:hAnsi="Arial" w:cs="Arial" w:hint="eastAsia"/>
          <w:color w:val="000000"/>
          <w:kern w:val="0"/>
          <w:sz w:val="22"/>
        </w:rPr>
        <w:t>int</w:t>
      </w:r>
      <w:r>
        <w:rPr>
          <w:rFonts w:ascii="Arial" w:eastAsia="宋体" w:hAnsi="Arial" w:cs="Arial" w:hint="eastAsia"/>
          <w:color w:val="000000"/>
          <w:kern w:val="0"/>
          <w:sz w:val="22"/>
        </w:rPr>
        <w:t>（</w:t>
      </w:r>
      <w:r>
        <w:rPr>
          <w:rFonts w:ascii="Arial" w:eastAsia="宋体" w:hAnsi="Arial" w:cs="Arial" w:hint="eastAsia"/>
          <w:color w:val="000000"/>
          <w:kern w:val="0"/>
          <w:sz w:val="22"/>
        </w:rPr>
        <w:t>double</w:t>
      </w:r>
      <w:r>
        <w:rPr>
          <w:rFonts w:ascii="Arial" w:eastAsia="宋体" w:hAnsi="Arial" w:cs="Arial" w:hint="eastAsia"/>
          <w:color w:val="000000"/>
          <w:kern w:val="0"/>
          <w:sz w:val="22"/>
        </w:rPr>
        <w:t>就不行了）</w:t>
      </w:r>
    </w:p>
    <w:p w:rsidR="00366192" w:rsidRPr="006A5D28" w:rsidRDefault="00366192" w:rsidP="0011643D">
      <w:pPr>
        <w:pStyle w:val="a3"/>
        <w:numPr>
          <w:ilvl w:val="2"/>
          <w:numId w:val="10"/>
        </w:numPr>
        <w:ind w:firstLineChars="0"/>
        <w:rPr>
          <w:kern w:val="0"/>
        </w:rPr>
      </w:pPr>
      <w:r>
        <w:rPr>
          <w:rFonts w:ascii="Arial" w:eastAsia="宋体" w:hAnsi="Arial" w:cs="Arial" w:hint="eastAsia"/>
          <w:color w:val="000000"/>
          <w:kern w:val="0"/>
          <w:sz w:val="22"/>
        </w:rPr>
        <w:t>基于假设：输入是小范围内的整数构成的。</w:t>
      </w:r>
    </w:p>
    <w:p w:rsidR="006A5D28" w:rsidRPr="00567C25" w:rsidRDefault="005569C9" w:rsidP="006A5D28">
      <w:pPr>
        <w:pStyle w:val="a3"/>
        <w:numPr>
          <w:ilvl w:val="0"/>
          <w:numId w:val="10"/>
        </w:numPr>
        <w:ind w:firstLineChars="0"/>
        <w:rPr>
          <w:kern w:val="0"/>
        </w:rPr>
      </w:pPr>
      <w:r>
        <w:rPr>
          <w:rFonts w:ascii="Arial" w:eastAsia="宋体" w:hAnsi="Arial" w:cs="Arial" w:hint="eastAsia"/>
          <w:color w:val="000000"/>
          <w:kern w:val="0"/>
          <w:sz w:val="22"/>
        </w:rPr>
        <w:t>基数排序</w:t>
      </w:r>
    </w:p>
    <w:p w:rsidR="00567C25" w:rsidRPr="007C1DE9" w:rsidRDefault="00567C25" w:rsidP="00567C25">
      <w:pPr>
        <w:pStyle w:val="a3"/>
        <w:numPr>
          <w:ilvl w:val="1"/>
          <w:numId w:val="10"/>
        </w:numPr>
        <w:ind w:firstLineChars="0"/>
        <w:rPr>
          <w:kern w:val="0"/>
        </w:rPr>
      </w:pPr>
      <w:r>
        <w:rPr>
          <w:rFonts w:ascii="Arial" w:eastAsia="宋体" w:hAnsi="Arial" w:cs="Arial" w:hint="eastAsia"/>
          <w:color w:val="000000"/>
          <w:kern w:val="0"/>
          <w:sz w:val="22"/>
        </w:rPr>
        <w:t>基</w:t>
      </w:r>
      <w:r w:rsidR="007C1DE9">
        <w:rPr>
          <w:rFonts w:ascii="Arial" w:eastAsia="宋体" w:hAnsi="Arial" w:cs="Arial" w:hint="eastAsia"/>
          <w:color w:val="000000"/>
          <w:kern w:val="0"/>
          <w:sz w:val="22"/>
        </w:rPr>
        <w:t>数</w:t>
      </w:r>
      <w:r>
        <w:rPr>
          <w:rFonts w:ascii="Arial" w:eastAsia="宋体" w:hAnsi="Arial" w:cs="Arial" w:hint="eastAsia"/>
          <w:color w:val="000000"/>
          <w:kern w:val="0"/>
          <w:sz w:val="22"/>
        </w:rPr>
        <w:t>排序时对每一维进行调用子排序算法时要求这个子排序算法必须是稳定的。</w:t>
      </w:r>
    </w:p>
    <w:p w:rsidR="007C1DE9" w:rsidRDefault="007C1DE9" w:rsidP="00567C25">
      <w:pPr>
        <w:pStyle w:val="a3"/>
        <w:numPr>
          <w:ilvl w:val="1"/>
          <w:numId w:val="10"/>
        </w:numPr>
        <w:ind w:firstLineChars="0"/>
        <w:rPr>
          <w:kern w:val="0"/>
        </w:rPr>
      </w:pPr>
      <w:r>
        <w:rPr>
          <w:rFonts w:hint="eastAsia"/>
          <w:kern w:val="0"/>
        </w:rPr>
        <w:t>基数排序与直觉相反：它是按照从底位到高位的顺序排序的。</w:t>
      </w:r>
      <w:r w:rsidR="00366192">
        <w:rPr>
          <w:kern w:val="0"/>
        </w:rPr>
        <w:br/>
      </w:r>
      <w:r w:rsidR="00366192">
        <w:rPr>
          <w:rFonts w:hint="eastAsia"/>
          <w:kern w:val="0"/>
        </w:rPr>
        <w:t>我觉得原因在于：</w:t>
      </w:r>
      <w:proofErr w:type="gramStart"/>
      <w:r w:rsidR="00366192">
        <w:rPr>
          <w:rFonts w:hint="eastAsia"/>
          <w:kern w:val="0"/>
        </w:rPr>
        <w:t>高有效位对底有效位</w:t>
      </w:r>
      <w:proofErr w:type="gramEnd"/>
      <w:r w:rsidR="00366192">
        <w:rPr>
          <w:rFonts w:hint="eastAsia"/>
          <w:kern w:val="0"/>
        </w:rPr>
        <w:t>有着决定性的作用。</w:t>
      </w:r>
    </w:p>
    <w:p w:rsidR="001C2E0A" w:rsidRDefault="001C2E0A" w:rsidP="001C2E0A">
      <w:pPr>
        <w:pStyle w:val="a3"/>
        <w:numPr>
          <w:ilvl w:val="0"/>
          <w:numId w:val="10"/>
        </w:numPr>
        <w:ind w:firstLineChars="0"/>
        <w:rPr>
          <w:kern w:val="0"/>
        </w:rPr>
      </w:pPr>
      <w:r>
        <w:rPr>
          <w:rFonts w:hint="eastAsia"/>
          <w:kern w:val="0"/>
        </w:rPr>
        <w:t>桶排序</w:t>
      </w:r>
    </w:p>
    <w:p w:rsidR="001C2E0A" w:rsidRDefault="004F19E2" w:rsidP="001C2E0A">
      <w:pPr>
        <w:pStyle w:val="a3"/>
        <w:numPr>
          <w:ilvl w:val="1"/>
          <w:numId w:val="10"/>
        </w:numPr>
        <w:ind w:firstLineChars="0"/>
        <w:rPr>
          <w:kern w:val="0"/>
        </w:rPr>
      </w:pPr>
      <w:r>
        <w:rPr>
          <w:rFonts w:hint="eastAsia"/>
          <w:kern w:val="0"/>
        </w:rPr>
        <w:t>桶排序也只是期望运行时间能达到线性，对于最坏的情况，它的运行时间取决于它内部使用的子排序算法的运行时间，一般为</w:t>
      </w:r>
      <w:r>
        <w:rPr>
          <w:rFonts w:hint="eastAsia"/>
          <w:kern w:val="0"/>
        </w:rPr>
        <w:t>O(nlgn)</w:t>
      </w:r>
      <w:r>
        <w:rPr>
          <w:rFonts w:hint="eastAsia"/>
          <w:kern w:val="0"/>
        </w:rPr>
        <w:t>。</w:t>
      </w:r>
    </w:p>
    <w:p w:rsidR="004F19E2" w:rsidRDefault="004F19E2" w:rsidP="001C2E0A">
      <w:pPr>
        <w:pStyle w:val="a3"/>
        <w:numPr>
          <w:ilvl w:val="1"/>
          <w:numId w:val="10"/>
        </w:numPr>
        <w:ind w:firstLineChars="0"/>
        <w:rPr>
          <w:kern w:val="0"/>
        </w:rPr>
      </w:pPr>
      <w:r>
        <w:rPr>
          <w:rFonts w:hint="eastAsia"/>
          <w:kern w:val="0"/>
        </w:rPr>
        <w:t>桶排序基于假设：输入的</w:t>
      </w:r>
      <w:proofErr w:type="gramStart"/>
      <w:r>
        <w:rPr>
          <w:rFonts w:hint="eastAsia"/>
          <w:kern w:val="0"/>
        </w:rPr>
        <w:t>的</w:t>
      </w:r>
      <w:proofErr w:type="gramEnd"/>
      <w:r>
        <w:rPr>
          <w:rFonts w:hint="eastAsia"/>
          <w:kern w:val="0"/>
        </w:rPr>
        <w:t>元素均匀的分布在区间</w:t>
      </w:r>
      <w:r>
        <w:rPr>
          <w:rFonts w:hint="eastAsia"/>
          <w:kern w:val="0"/>
        </w:rPr>
        <w:t>[0, 1</w:t>
      </w:r>
      <w:r>
        <w:rPr>
          <w:kern w:val="0"/>
        </w:rPr>
        <w:t>]</w:t>
      </w:r>
      <w:r>
        <w:rPr>
          <w:rFonts w:hint="eastAsia"/>
          <w:kern w:val="0"/>
        </w:rPr>
        <w:t>上。</w:t>
      </w:r>
    </w:p>
    <w:p w:rsidR="007412D6" w:rsidRDefault="007412D6" w:rsidP="001C2E0A">
      <w:pPr>
        <w:pStyle w:val="a3"/>
        <w:numPr>
          <w:ilvl w:val="1"/>
          <w:numId w:val="10"/>
        </w:numPr>
        <w:ind w:firstLineChars="0"/>
        <w:rPr>
          <w:kern w:val="0"/>
        </w:rPr>
      </w:pPr>
      <w:r>
        <w:rPr>
          <w:rFonts w:hint="eastAsia"/>
          <w:kern w:val="0"/>
        </w:rPr>
        <w:t>感觉</w:t>
      </w:r>
      <w:proofErr w:type="gramStart"/>
      <w:r>
        <w:rPr>
          <w:rFonts w:hint="eastAsia"/>
          <w:kern w:val="0"/>
        </w:rPr>
        <w:t>桶排没有</w:t>
      </w:r>
      <w:proofErr w:type="gramEnd"/>
      <w:r>
        <w:rPr>
          <w:rFonts w:hint="eastAsia"/>
          <w:kern w:val="0"/>
        </w:rPr>
        <w:t>什么大的实现价值，因为它限定了输入的区间，还要求最好是均匀分布，它的最坏情况并不好。</w:t>
      </w:r>
    </w:p>
    <w:p w:rsidR="007412D6" w:rsidRPr="00DC43D6" w:rsidRDefault="007412D6" w:rsidP="007412D6">
      <w:pPr>
        <w:pStyle w:val="a3"/>
        <w:numPr>
          <w:ilvl w:val="0"/>
          <w:numId w:val="10"/>
        </w:numPr>
        <w:ind w:firstLineChars="0"/>
        <w:rPr>
          <w:kern w:val="0"/>
        </w:rPr>
      </w:pPr>
      <w:r>
        <w:rPr>
          <w:rFonts w:hint="eastAsia"/>
          <w:kern w:val="0"/>
        </w:rPr>
        <w:t>所有的线性时间内的排序算法，都</w:t>
      </w:r>
      <w:proofErr w:type="gramStart"/>
      <w:r>
        <w:rPr>
          <w:rFonts w:hint="eastAsia"/>
          <w:kern w:val="0"/>
        </w:rPr>
        <w:t>作出</w:t>
      </w:r>
      <w:proofErr w:type="gramEnd"/>
      <w:r>
        <w:rPr>
          <w:rFonts w:hint="eastAsia"/>
          <w:kern w:val="0"/>
        </w:rPr>
        <w:t>了一定的假设，是建立在一定的假设基础上的。</w:t>
      </w:r>
    </w:p>
    <w:p w:rsidR="00DC7651" w:rsidRDefault="00DC7651" w:rsidP="00DC7651">
      <w:pPr>
        <w:rPr>
          <w:ins w:id="354" w:author="tcq" w:date="2011-06-17T23:27:00Z"/>
          <w:rFonts w:ascii="Simsun" w:hAnsi="Simsun" w:cs="宋体" w:hint="eastAsia"/>
          <w:sz w:val="27"/>
          <w:szCs w:val="27"/>
        </w:rPr>
      </w:pPr>
    </w:p>
    <w:p w:rsidR="00DC7651" w:rsidRPr="00532D98" w:rsidRDefault="00DC7651" w:rsidP="00DC7651">
      <w:pPr>
        <w:rPr>
          <w:ins w:id="355" w:author="tcq" w:date="2011-06-17T23:27:00Z"/>
          <w:rFonts w:hint="eastAsia"/>
        </w:rPr>
      </w:pPr>
      <w:ins w:id="356" w:author="tcq" w:date="2011-06-17T23:27: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DC7651" w:rsidTr="000C5D60">
        <w:trPr>
          <w:ins w:id="357" w:author="tcq" w:date="2011-06-17T23:27:00Z"/>
        </w:trPr>
        <w:tc>
          <w:tcPr>
            <w:tcW w:w="11840" w:type="dxa"/>
          </w:tcPr>
          <w:p w:rsidR="00DC7651" w:rsidRPr="00DC7651" w:rsidRDefault="00DC7651" w:rsidP="00DC7651">
            <w:pPr>
              <w:rPr>
                <w:ins w:id="358" w:author="tcq" w:date="2011-06-17T23:28:00Z"/>
                <w:color w:val="00B0F0"/>
                <w:sz w:val="18"/>
                <w:szCs w:val="18"/>
              </w:rPr>
            </w:pPr>
          </w:p>
          <w:p w:rsidR="00DC7651" w:rsidRPr="00DC7651" w:rsidRDefault="00DC7651" w:rsidP="00DC7651">
            <w:pPr>
              <w:rPr>
                <w:ins w:id="359" w:author="tcq" w:date="2011-06-17T23:28:00Z"/>
                <w:rFonts w:hint="eastAsia"/>
                <w:color w:val="00B0F0"/>
                <w:sz w:val="18"/>
                <w:szCs w:val="18"/>
              </w:rPr>
            </w:pPr>
            <w:ins w:id="360" w:author="tcq" w:date="2011-06-17T23:28:00Z">
              <w:r w:rsidRPr="00DC7651">
                <w:rPr>
                  <w:rFonts w:hint="eastAsia"/>
                  <w:color w:val="00B0F0"/>
                  <w:sz w:val="18"/>
                  <w:szCs w:val="18"/>
                </w:rPr>
                <w:t>===========</w:t>
              </w:r>
              <w:r w:rsidRPr="00DC7651">
                <w:rPr>
                  <w:rFonts w:hint="eastAsia"/>
                  <w:color w:val="00B0F0"/>
                  <w:sz w:val="18"/>
                  <w:szCs w:val="18"/>
                </w:rPr>
                <w:t>开始计数排序</w:t>
              </w:r>
              <w:r w:rsidRPr="00DC7651">
                <w:rPr>
                  <w:rFonts w:hint="eastAsia"/>
                  <w:color w:val="00B0F0"/>
                  <w:sz w:val="18"/>
                  <w:szCs w:val="18"/>
                </w:rPr>
                <w:t>===========</w:t>
              </w:r>
            </w:ins>
          </w:p>
          <w:p w:rsidR="00DC7651" w:rsidRPr="00DC7651" w:rsidRDefault="00DC7651" w:rsidP="00DC7651">
            <w:pPr>
              <w:rPr>
                <w:ins w:id="361" w:author="tcq" w:date="2011-06-17T23:28:00Z"/>
                <w:color w:val="00B0F0"/>
                <w:sz w:val="18"/>
                <w:szCs w:val="18"/>
              </w:rPr>
            </w:pPr>
            <w:ins w:id="362" w:author="tcq" w:date="2011-06-17T23:28:00Z">
              <w:r w:rsidRPr="00DC7651">
                <w:rPr>
                  <w:color w:val="00B0F0"/>
                  <w:sz w:val="18"/>
                  <w:szCs w:val="18"/>
                </w:rPr>
                <w:t>0  1  2  3  4  5  5  6  6  8  11  11  12  16  16  18  18  21  22  23  23  23  24</w:t>
              </w:r>
            </w:ins>
          </w:p>
          <w:p w:rsidR="00DC7651" w:rsidRPr="00DC7651" w:rsidRDefault="00DC7651" w:rsidP="00DC7651">
            <w:pPr>
              <w:rPr>
                <w:ins w:id="363" w:author="tcq" w:date="2011-06-17T23:28:00Z"/>
                <w:color w:val="00B0F0"/>
                <w:sz w:val="18"/>
                <w:szCs w:val="18"/>
              </w:rPr>
            </w:pPr>
            <w:ins w:id="364" w:author="tcq" w:date="2011-06-17T23:28:00Z">
              <w:r w:rsidRPr="00DC7651">
                <w:rPr>
                  <w:color w:val="00B0F0"/>
                  <w:sz w:val="18"/>
                  <w:szCs w:val="18"/>
                </w:rPr>
                <w:t xml:space="preserve">  26  26  27  27  29  29  29  29  31  33  34  35  35  36  37  37  38  38  39  40</w:t>
              </w:r>
            </w:ins>
          </w:p>
          <w:p w:rsidR="00DC7651" w:rsidRPr="00DC7651" w:rsidRDefault="00DC7651" w:rsidP="00DC7651">
            <w:pPr>
              <w:rPr>
                <w:ins w:id="365" w:author="tcq" w:date="2011-06-17T23:28:00Z"/>
                <w:color w:val="00B0F0"/>
                <w:sz w:val="18"/>
                <w:szCs w:val="18"/>
              </w:rPr>
            </w:pPr>
            <w:ins w:id="366" w:author="tcq" w:date="2011-06-17T23:28:00Z">
              <w:r w:rsidRPr="00DC7651">
                <w:rPr>
                  <w:color w:val="00B0F0"/>
                  <w:sz w:val="18"/>
                  <w:szCs w:val="18"/>
                </w:rPr>
                <w:t xml:space="preserve">  40  41  41  41  41  42  42  42  44  44  45  46  47  47  48  48  50  53  53  54</w:t>
              </w:r>
            </w:ins>
          </w:p>
          <w:p w:rsidR="00DC7651" w:rsidRPr="00DC7651" w:rsidRDefault="00DC7651" w:rsidP="00DC7651">
            <w:pPr>
              <w:rPr>
                <w:ins w:id="367" w:author="tcq" w:date="2011-06-17T23:28:00Z"/>
                <w:color w:val="00B0F0"/>
                <w:sz w:val="18"/>
                <w:szCs w:val="18"/>
              </w:rPr>
            </w:pPr>
            <w:ins w:id="368" w:author="tcq" w:date="2011-06-17T23:28:00Z">
              <w:r w:rsidRPr="00DC7651">
                <w:rPr>
                  <w:color w:val="00B0F0"/>
                  <w:sz w:val="18"/>
                  <w:szCs w:val="18"/>
                </w:rPr>
                <w:t xml:space="preserve">  56  57  58  59  61  62  62  64  64  64  66  67  67  68  69  69  70  71  73  76</w:t>
              </w:r>
            </w:ins>
          </w:p>
          <w:p w:rsidR="00DC7651" w:rsidRPr="00DC7651" w:rsidRDefault="00DC7651" w:rsidP="00DC7651">
            <w:pPr>
              <w:rPr>
                <w:ins w:id="369" w:author="tcq" w:date="2011-06-17T23:28:00Z"/>
                <w:color w:val="00B0F0"/>
                <w:sz w:val="18"/>
                <w:szCs w:val="18"/>
              </w:rPr>
            </w:pPr>
            <w:ins w:id="370" w:author="tcq" w:date="2011-06-17T23:28:00Z">
              <w:r w:rsidRPr="00DC7651">
                <w:rPr>
                  <w:color w:val="00B0F0"/>
                  <w:sz w:val="18"/>
                  <w:szCs w:val="18"/>
                </w:rPr>
                <w:t xml:space="preserve">  78  78  81  82  82  84  88  90  90  91  91  92  93  94  95  95  99</w:t>
              </w:r>
            </w:ins>
          </w:p>
          <w:p w:rsidR="00DC7651" w:rsidRPr="00DC7651" w:rsidRDefault="00DC7651" w:rsidP="00DC7651">
            <w:pPr>
              <w:rPr>
                <w:ins w:id="371" w:author="tcq" w:date="2011-06-17T23:28:00Z"/>
                <w:rFonts w:hint="eastAsia"/>
                <w:color w:val="00B0F0"/>
                <w:sz w:val="18"/>
                <w:szCs w:val="18"/>
              </w:rPr>
            </w:pPr>
            <w:ins w:id="372" w:author="tcq" w:date="2011-06-17T23:28:00Z">
              <w:r w:rsidRPr="00DC7651">
                <w:rPr>
                  <w:rFonts w:hint="eastAsia"/>
                  <w:color w:val="00B0F0"/>
                  <w:sz w:val="18"/>
                  <w:szCs w:val="18"/>
                </w:rPr>
                <w:t>===========</w:t>
              </w:r>
              <w:r w:rsidRPr="00DC7651">
                <w:rPr>
                  <w:rFonts w:hint="eastAsia"/>
                  <w:color w:val="00B0F0"/>
                  <w:sz w:val="18"/>
                  <w:szCs w:val="18"/>
                </w:rPr>
                <w:t>开始基数排序</w:t>
              </w:r>
              <w:r w:rsidRPr="00DC7651">
                <w:rPr>
                  <w:rFonts w:hint="eastAsia"/>
                  <w:color w:val="00B0F0"/>
                  <w:sz w:val="18"/>
                  <w:szCs w:val="18"/>
                </w:rPr>
                <w:t>===========</w:t>
              </w:r>
            </w:ins>
          </w:p>
          <w:p w:rsidR="00DC7651" w:rsidRPr="00DC7651" w:rsidRDefault="00DC7651" w:rsidP="00DC7651">
            <w:pPr>
              <w:rPr>
                <w:ins w:id="373" w:author="tcq" w:date="2011-06-17T23:28:00Z"/>
                <w:color w:val="00B0F0"/>
                <w:sz w:val="18"/>
                <w:szCs w:val="18"/>
              </w:rPr>
            </w:pPr>
            <w:ins w:id="374" w:author="tcq" w:date="2011-06-17T23:28:00Z">
              <w:r w:rsidRPr="00DC7651">
                <w:rPr>
                  <w:color w:val="00B0F0"/>
                  <w:sz w:val="18"/>
                  <w:szCs w:val="18"/>
                </w:rPr>
                <w:t>833  115  639  658  704  930  977  306  673  386</w:t>
              </w:r>
            </w:ins>
          </w:p>
          <w:p w:rsidR="00DC7651" w:rsidRPr="00DC7651" w:rsidRDefault="00DC7651" w:rsidP="00DC7651">
            <w:pPr>
              <w:rPr>
                <w:ins w:id="375" w:author="tcq" w:date="2011-06-17T23:28:00Z"/>
                <w:color w:val="00B0F0"/>
                <w:sz w:val="18"/>
                <w:szCs w:val="18"/>
              </w:rPr>
            </w:pPr>
            <w:ins w:id="376" w:author="tcq" w:date="2011-06-17T23:28:00Z">
              <w:r w:rsidRPr="00DC7651">
                <w:rPr>
                  <w:color w:val="00B0F0"/>
                  <w:sz w:val="18"/>
                  <w:szCs w:val="18"/>
                </w:rPr>
                <w:t>115  306  386  639  658  673  704  833  930  977</w:t>
              </w:r>
            </w:ins>
          </w:p>
          <w:p w:rsidR="00DC7651" w:rsidRPr="00DC7651" w:rsidRDefault="00DC7651" w:rsidP="00DC7651">
            <w:pPr>
              <w:rPr>
                <w:ins w:id="377" w:author="tcq" w:date="2011-06-17T23:28:00Z"/>
                <w:rFonts w:hint="eastAsia"/>
                <w:color w:val="00B0F0"/>
                <w:sz w:val="18"/>
                <w:szCs w:val="18"/>
              </w:rPr>
            </w:pPr>
            <w:ins w:id="378" w:author="tcq" w:date="2011-06-17T23:28:00Z">
              <w:r w:rsidRPr="00DC7651">
                <w:rPr>
                  <w:rFonts w:hint="eastAsia"/>
                  <w:color w:val="00B0F0"/>
                  <w:sz w:val="18"/>
                  <w:szCs w:val="18"/>
                </w:rPr>
                <w:t>===========</w:t>
              </w:r>
              <w:r w:rsidRPr="00DC7651">
                <w:rPr>
                  <w:rFonts w:hint="eastAsia"/>
                  <w:color w:val="00B0F0"/>
                  <w:sz w:val="18"/>
                  <w:szCs w:val="18"/>
                </w:rPr>
                <w:t>开始桶排序</w:t>
              </w:r>
              <w:r w:rsidRPr="00DC7651">
                <w:rPr>
                  <w:rFonts w:hint="eastAsia"/>
                  <w:color w:val="00B0F0"/>
                  <w:sz w:val="18"/>
                  <w:szCs w:val="18"/>
                </w:rPr>
                <w:t>===========</w:t>
              </w:r>
            </w:ins>
          </w:p>
          <w:p w:rsidR="00DC7651" w:rsidRPr="00DC7651" w:rsidRDefault="00DC7651" w:rsidP="00DC7651">
            <w:pPr>
              <w:rPr>
                <w:ins w:id="379" w:author="tcq" w:date="2011-06-17T23:28:00Z"/>
                <w:color w:val="00B0F0"/>
                <w:sz w:val="18"/>
                <w:szCs w:val="18"/>
              </w:rPr>
            </w:pPr>
            <w:ins w:id="380" w:author="tcq" w:date="2011-06-17T23:28:00Z">
              <w:r w:rsidRPr="00DC7651">
                <w:rPr>
                  <w:color w:val="00B0F0"/>
                  <w:sz w:val="18"/>
                  <w:szCs w:val="18"/>
                </w:rPr>
                <w:t>0.21  0.45  0.24  0.72  0.7  0.29  0.77  0.73  0.97  0.12</w:t>
              </w:r>
            </w:ins>
          </w:p>
          <w:p w:rsidR="00DC7651" w:rsidRPr="00DC7651" w:rsidRDefault="00DC7651" w:rsidP="00DC7651">
            <w:pPr>
              <w:rPr>
                <w:ins w:id="381" w:author="tcq" w:date="2011-06-17T23:28:00Z"/>
                <w:color w:val="00B0F0"/>
                <w:sz w:val="18"/>
                <w:szCs w:val="18"/>
              </w:rPr>
            </w:pPr>
            <w:ins w:id="382" w:author="tcq" w:date="2011-06-17T23:28:00Z">
              <w:r w:rsidRPr="00DC7651">
                <w:rPr>
                  <w:color w:val="00B0F0"/>
                  <w:sz w:val="18"/>
                  <w:szCs w:val="18"/>
                </w:rPr>
                <w:t>0.12  0.21  0.24  0.29  0.45  0.7  0.72  0.73  0.77  0.97</w:t>
              </w:r>
            </w:ins>
          </w:p>
          <w:p w:rsidR="00DC7651" w:rsidRPr="000C5D60" w:rsidRDefault="00DC7651" w:rsidP="00DC7651">
            <w:pPr>
              <w:rPr>
                <w:ins w:id="383" w:author="tcq" w:date="2011-06-17T23:27:00Z"/>
                <w:color w:val="00B0F0"/>
                <w:sz w:val="18"/>
                <w:szCs w:val="18"/>
              </w:rPr>
            </w:pPr>
            <w:ins w:id="384" w:author="tcq" w:date="2011-06-17T23:28:00Z">
              <w:r w:rsidRPr="00DC7651">
                <w:rPr>
                  <w:rFonts w:hint="eastAsia"/>
                  <w:color w:val="00B0F0"/>
                  <w:sz w:val="18"/>
                  <w:szCs w:val="18"/>
                </w:rPr>
                <w:t>请按任意键继续</w:t>
              </w:r>
              <w:r w:rsidRPr="00DC7651">
                <w:rPr>
                  <w:rFonts w:hint="eastAsia"/>
                  <w:color w:val="00B0F0"/>
                  <w:sz w:val="18"/>
                  <w:szCs w:val="18"/>
                </w:rPr>
                <w:t>. . .</w:t>
              </w:r>
            </w:ins>
          </w:p>
        </w:tc>
      </w:tr>
    </w:tbl>
    <w:p w:rsidR="00DC7651" w:rsidRPr="00532D98" w:rsidRDefault="00DC7651" w:rsidP="00DC7651">
      <w:pPr>
        <w:rPr>
          <w:ins w:id="385" w:author="tcq" w:date="2011-06-17T23:27:00Z"/>
        </w:rPr>
      </w:pPr>
    </w:p>
    <w:p w:rsidR="00DC7651" w:rsidRPr="00DC7651" w:rsidRDefault="00DC7651" w:rsidP="00577D96">
      <w:pPr>
        <w:rPr>
          <w:kern w:val="0"/>
          <w:rPrChange w:id="386" w:author="tcq" w:date="2011-06-17T23:27:00Z">
            <w:rPr>
              <w:kern w:val="0"/>
            </w:rPr>
          </w:rPrChange>
        </w:rPr>
      </w:pPr>
    </w:p>
    <w:p w:rsidR="00A942A5" w:rsidRDefault="00CE79E4" w:rsidP="007452CA">
      <w:pPr>
        <w:pStyle w:val="3"/>
      </w:pPr>
      <w:r>
        <w:rPr>
          <w:rFonts w:hint="eastAsia"/>
        </w:rPr>
        <w:t>第9章：中位数和</w:t>
      </w:r>
      <w:r w:rsidR="007452CA">
        <w:rPr>
          <w:rFonts w:hint="eastAsia"/>
        </w:rPr>
        <w:t>顺序统计学</w:t>
      </w:r>
    </w:p>
    <w:p w:rsidR="007452CA" w:rsidRDefault="003A058D" w:rsidP="003A058D">
      <w:pPr>
        <w:pStyle w:val="a3"/>
        <w:numPr>
          <w:ilvl w:val="0"/>
          <w:numId w:val="11"/>
        </w:numPr>
        <w:ind w:firstLineChars="0"/>
        <w:rPr>
          <w:kern w:val="0"/>
        </w:rPr>
      </w:pPr>
      <w:r>
        <w:rPr>
          <w:rFonts w:hint="eastAsia"/>
          <w:kern w:val="0"/>
        </w:rPr>
        <w:t>第</w:t>
      </w:r>
      <w:r>
        <w:rPr>
          <w:rFonts w:hint="eastAsia"/>
          <w:kern w:val="0"/>
        </w:rPr>
        <w:t>i</w:t>
      </w:r>
      <w:proofErr w:type="gramStart"/>
      <w:r>
        <w:rPr>
          <w:rFonts w:hint="eastAsia"/>
          <w:kern w:val="0"/>
        </w:rPr>
        <w:t>个</w:t>
      </w:r>
      <w:proofErr w:type="gramEnd"/>
      <w:r>
        <w:rPr>
          <w:rFonts w:hint="eastAsia"/>
          <w:kern w:val="0"/>
        </w:rPr>
        <w:t>顺序统计量是该集合中第</w:t>
      </w:r>
      <w:r>
        <w:rPr>
          <w:rFonts w:hint="eastAsia"/>
          <w:kern w:val="0"/>
        </w:rPr>
        <w:t>i</w:t>
      </w:r>
      <w:r>
        <w:rPr>
          <w:rFonts w:hint="eastAsia"/>
          <w:kern w:val="0"/>
        </w:rPr>
        <w:t>小的元素。</w:t>
      </w:r>
      <w:r w:rsidR="00F96786">
        <w:rPr>
          <w:kern w:val="0"/>
        </w:rPr>
        <w:br/>
      </w:r>
      <w:r w:rsidR="00F96786" w:rsidRPr="00F96786">
        <w:rPr>
          <w:rFonts w:hint="eastAsia"/>
          <w:kern w:val="0"/>
        </w:rPr>
        <w:t>最小值是第</w:t>
      </w:r>
      <w:r w:rsidR="00F96786" w:rsidRPr="00F96786">
        <w:rPr>
          <w:rFonts w:hint="eastAsia"/>
          <w:kern w:val="0"/>
        </w:rPr>
        <w:t>1</w:t>
      </w:r>
      <w:r w:rsidR="00F96786" w:rsidRPr="00F96786">
        <w:rPr>
          <w:rFonts w:hint="eastAsia"/>
          <w:kern w:val="0"/>
        </w:rPr>
        <w:t>个顺序统计量</w:t>
      </w:r>
      <w:r w:rsidR="00F96786" w:rsidRPr="00F96786">
        <w:rPr>
          <w:rFonts w:hint="eastAsia"/>
          <w:kern w:val="0"/>
        </w:rPr>
        <w:t>(i=1)</w:t>
      </w:r>
      <w:r w:rsidR="00F96786" w:rsidRPr="00F96786">
        <w:rPr>
          <w:rFonts w:hint="eastAsia"/>
          <w:kern w:val="0"/>
        </w:rPr>
        <w:t>最大值是第</w:t>
      </w:r>
      <w:r w:rsidR="00F96786" w:rsidRPr="00F96786">
        <w:rPr>
          <w:rFonts w:hint="eastAsia"/>
          <w:kern w:val="0"/>
        </w:rPr>
        <w:t>n</w:t>
      </w:r>
      <w:proofErr w:type="gramStart"/>
      <w:r w:rsidR="00F96786" w:rsidRPr="00F96786">
        <w:rPr>
          <w:rFonts w:hint="eastAsia"/>
          <w:kern w:val="0"/>
        </w:rPr>
        <w:t>个</w:t>
      </w:r>
      <w:proofErr w:type="gramEnd"/>
      <w:r w:rsidR="00F96786" w:rsidRPr="00F96786">
        <w:rPr>
          <w:rFonts w:hint="eastAsia"/>
          <w:kern w:val="0"/>
        </w:rPr>
        <w:t>顺序统计量</w:t>
      </w:r>
      <w:r w:rsidR="00F96786" w:rsidRPr="00F96786">
        <w:rPr>
          <w:rFonts w:hint="eastAsia"/>
          <w:kern w:val="0"/>
        </w:rPr>
        <w:t>(i=n)</w:t>
      </w:r>
    </w:p>
    <w:p w:rsidR="003A058D" w:rsidRDefault="003A058D" w:rsidP="003A058D">
      <w:pPr>
        <w:pStyle w:val="a3"/>
        <w:numPr>
          <w:ilvl w:val="0"/>
          <w:numId w:val="11"/>
        </w:numPr>
        <w:ind w:firstLineChars="0"/>
        <w:rPr>
          <w:kern w:val="0"/>
        </w:rPr>
      </w:pPr>
      <w:r>
        <w:rPr>
          <w:rFonts w:hint="eastAsia"/>
          <w:kern w:val="0"/>
        </w:rPr>
        <w:t>中位数是它所在集合的“中点元素”</w:t>
      </w:r>
    </w:p>
    <w:p w:rsidR="00F96786" w:rsidRDefault="00F96786" w:rsidP="003A058D">
      <w:pPr>
        <w:pStyle w:val="a3"/>
        <w:numPr>
          <w:ilvl w:val="0"/>
          <w:numId w:val="11"/>
        </w:numPr>
        <w:ind w:firstLineChars="0"/>
        <w:rPr>
          <w:kern w:val="0"/>
        </w:rPr>
      </w:pPr>
      <w:proofErr w:type="gramStart"/>
      <w:r>
        <w:rPr>
          <w:rFonts w:hint="eastAsia"/>
          <w:kern w:val="0"/>
        </w:rPr>
        <w:t>找最大</w:t>
      </w:r>
      <w:proofErr w:type="gramEnd"/>
      <w:r>
        <w:rPr>
          <w:rFonts w:hint="eastAsia"/>
          <w:kern w:val="0"/>
        </w:rPr>
        <w:t>最小值的算法，一般人可能以为需要</w:t>
      </w:r>
      <w:r>
        <w:rPr>
          <w:rFonts w:hint="eastAsia"/>
          <w:kern w:val="0"/>
        </w:rPr>
        <w:t>2n</w:t>
      </w:r>
      <w:r>
        <w:rPr>
          <w:rFonts w:hint="eastAsia"/>
          <w:kern w:val="0"/>
        </w:rPr>
        <w:t>次比较，实际上只需</w:t>
      </w:r>
      <w:proofErr w:type="gramStart"/>
      <w:r>
        <w:rPr>
          <w:rFonts w:hint="eastAsia"/>
          <w:kern w:val="0"/>
        </w:rPr>
        <w:t>要最多</w:t>
      </w:r>
      <w:proofErr w:type="gramEnd"/>
      <w:r>
        <w:rPr>
          <w:rFonts w:hint="eastAsia"/>
          <w:kern w:val="0"/>
        </w:rPr>
        <w:t>3</w:t>
      </w:r>
      <m:oMath>
        <m:d>
          <m:dPr>
            <m:begChr m:val="⌊"/>
            <m:endChr m:val="⌋"/>
            <m:ctrlPr>
              <w:rPr>
                <w:rFonts w:ascii="Cambria Math" w:hAnsi="Cambria Math" w:cstheme="minorHAnsi"/>
                <w:kern w:val="0"/>
              </w:rPr>
            </m:ctrlPr>
          </m:dPr>
          <m:e>
            <m:f>
              <m:fPr>
                <m:ctrlPr>
                  <w:rPr>
                    <w:rFonts w:ascii="Cambria Math" w:hAnsi="Cambria Math" w:cstheme="minorHAnsi"/>
                    <w:kern w:val="0"/>
                  </w:rPr>
                </m:ctrlPr>
              </m:fPr>
              <m:num>
                <m:r>
                  <m:rPr>
                    <m:sty m:val="p"/>
                  </m:rPr>
                  <w:rPr>
                    <w:rFonts w:ascii="Cambria Math" w:hAnsi="Cambria Math" w:cstheme="minorHAnsi"/>
                    <w:kern w:val="0"/>
                  </w:rPr>
                  <m:t>n</m:t>
                </m:r>
              </m:num>
              <m:den>
                <m:r>
                  <m:rPr>
                    <m:sty m:val="p"/>
                  </m:rPr>
                  <w:rPr>
                    <w:rFonts w:ascii="Cambria Math" w:hAnsi="Cambria Math" w:cstheme="minorHAnsi"/>
                    <w:kern w:val="0"/>
                  </w:rPr>
                  <m:t>2</m:t>
                </m:r>
              </m:den>
            </m:f>
          </m:e>
        </m:d>
      </m:oMath>
      <w:r>
        <w:rPr>
          <w:rFonts w:hint="eastAsia"/>
          <w:kern w:val="0"/>
        </w:rPr>
        <w:t>次比较，使用的技巧是：</w:t>
      </w:r>
      <w:r>
        <w:rPr>
          <w:kern w:val="0"/>
        </w:rPr>
        <w:br/>
      </w:r>
      <w:r w:rsidRPr="00F96786">
        <w:rPr>
          <w:rFonts w:hint="eastAsia"/>
          <w:kern w:val="0"/>
        </w:rPr>
        <w:t>将一对元素比较，然后把较大者于</w:t>
      </w:r>
      <w:r w:rsidRPr="00F96786">
        <w:rPr>
          <w:rFonts w:hint="eastAsia"/>
          <w:kern w:val="0"/>
        </w:rPr>
        <w:t>max</w:t>
      </w:r>
      <w:r w:rsidRPr="00F96786">
        <w:rPr>
          <w:rFonts w:hint="eastAsia"/>
          <w:kern w:val="0"/>
        </w:rPr>
        <w:t>比较，较小者与</w:t>
      </w:r>
      <w:r w:rsidRPr="00F96786">
        <w:rPr>
          <w:rFonts w:hint="eastAsia"/>
          <w:kern w:val="0"/>
        </w:rPr>
        <w:t>min</w:t>
      </w:r>
      <w:r w:rsidRPr="00F96786">
        <w:rPr>
          <w:rFonts w:hint="eastAsia"/>
          <w:kern w:val="0"/>
        </w:rPr>
        <w:t>比较</w:t>
      </w:r>
      <w:r>
        <w:rPr>
          <w:rFonts w:hint="eastAsia"/>
          <w:kern w:val="0"/>
        </w:rPr>
        <w:t>，这样就只需要</w:t>
      </w:r>
      <w:r>
        <w:rPr>
          <w:rFonts w:hint="eastAsia"/>
          <w:kern w:val="0"/>
        </w:rPr>
        <w:t>3</w:t>
      </w:r>
      <m:oMath>
        <m:d>
          <m:dPr>
            <m:begChr m:val="⌊"/>
            <m:endChr m:val="⌋"/>
            <m:ctrlPr>
              <w:rPr>
                <w:rFonts w:ascii="Cambria Math" w:hAnsi="Cambria Math" w:cstheme="minorHAnsi"/>
                <w:kern w:val="0"/>
              </w:rPr>
            </m:ctrlPr>
          </m:dPr>
          <m:e>
            <m:f>
              <m:fPr>
                <m:ctrlPr>
                  <w:rPr>
                    <w:rFonts w:ascii="Cambria Math" w:hAnsi="Cambria Math" w:cstheme="minorHAnsi"/>
                    <w:kern w:val="0"/>
                  </w:rPr>
                </m:ctrlPr>
              </m:fPr>
              <m:num>
                <m:r>
                  <m:rPr>
                    <m:sty m:val="p"/>
                  </m:rPr>
                  <w:rPr>
                    <w:rFonts w:ascii="Cambria Math" w:hAnsi="Cambria Math" w:cstheme="minorHAnsi"/>
                    <w:kern w:val="0"/>
                  </w:rPr>
                  <m:t>n</m:t>
                </m:r>
              </m:num>
              <m:den>
                <m:r>
                  <m:rPr>
                    <m:sty m:val="p"/>
                  </m:rPr>
                  <w:rPr>
                    <w:rFonts w:ascii="Cambria Math" w:hAnsi="Cambria Math" w:cstheme="minorHAnsi"/>
                    <w:kern w:val="0"/>
                  </w:rPr>
                  <m:t>2</m:t>
                </m:r>
              </m:den>
            </m:f>
          </m:e>
        </m:d>
      </m:oMath>
      <w:r>
        <w:rPr>
          <w:rFonts w:hint="eastAsia"/>
          <w:kern w:val="0"/>
        </w:rPr>
        <w:t>次比较就能得到最后的结果。</w:t>
      </w:r>
    </w:p>
    <w:p w:rsidR="009B1EDA" w:rsidRDefault="009B1EDA" w:rsidP="003A058D">
      <w:pPr>
        <w:pStyle w:val="a3"/>
        <w:numPr>
          <w:ilvl w:val="0"/>
          <w:numId w:val="11"/>
        </w:numPr>
        <w:ind w:firstLineChars="0"/>
        <w:rPr>
          <w:kern w:val="0"/>
        </w:rPr>
      </w:pPr>
      <w:r>
        <w:rPr>
          <w:rFonts w:hint="eastAsia"/>
          <w:kern w:val="0"/>
        </w:rPr>
        <w:t>以期望线性时间选择顺序统计量的方法是以快速排序为模型。如同在快速排序中一样，此算法的思想也是对输入数组进行递归划分。</w:t>
      </w:r>
      <w:r w:rsidRPr="00532D98">
        <w:rPr>
          <w:rFonts w:hint="eastAsia"/>
          <w:color w:val="00B0F0"/>
          <w:kern w:val="0"/>
        </w:rPr>
        <w:t>但和快速排序不同的是，快速排序会递归处理划分的两边，而</w:t>
      </w:r>
      <w:r w:rsidRPr="00532D98">
        <w:rPr>
          <w:rFonts w:hint="eastAsia"/>
          <w:color w:val="00B0F0"/>
          <w:kern w:val="0"/>
        </w:rPr>
        <w:t>randomized-select</w:t>
      </w:r>
      <w:r w:rsidRPr="00532D98">
        <w:rPr>
          <w:rFonts w:hint="eastAsia"/>
          <w:color w:val="00B0F0"/>
          <w:kern w:val="0"/>
        </w:rPr>
        <w:t>只处理划分的一边。并由此将期望的运行时间由</w:t>
      </w:r>
      <w:r w:rsidRPr="00532D98">
        <w:rPr>
          <w:rFonts w:hint="eastAsia"/>
          <w:color w:val="00B0F0"/>
          <w:kern w:val="0"/>
        </w:rPr>
        <w:t>O(nlgn)</w:t>
      </w:r>
      <w:r w:rsidRPr="00532D98">
        <w:rPr>
          <w:rFonts w:hint="eastAsia"/>
          <w:color w:val="00B0F0"/>
          <w:kern w:val="0"/>
        </w:rPr>
        <w:t>下降到了</w:t>
      </w:r>
      <w:r w:rsidRPr="00532D98">
        <w:rPr>
          <w:rFonts w:hint="eastAsia"/>
          <w:color w:val="00B0F0"/>
          <w:kern w:val="0"/>
        </w:rPr>
        <w:t>O(n)</w:t>
      </w:r>
      <w:r>
        <w:rPr>
          <w:rFonts w:hint="eastAsia"/>
          <w:kern w:val="0"/>
        </w:rPr>
        <w:t>。</w:t>
      </w:r>
      <w:r w:rsidR="00AE3C6A">
        <w:rPr>
          <w:kern w:val="0"/>
        </w:rPr>
        <w:br/>
      </w:r>
      <w:r w:rsidR="00AE3C6A" w:rsidRPr="00532D98">
        <w:rPr>
          <w:rFonts w:hint="eastAsia"/>
          <w:color w:val="FF0000"/>
          <w:kern w:val="0"/>
        </w:rPr>
        <w:t>这就是顺序统计量算法能够如此高效的核心原因所在！</w:t>
      </w:r>
      <w:r w:rsidR="00002F2E">
        <w:rPr>
          <w:kern w:val="0"/>
        </w:rPr>
        <w:br/>
      </w:r>
      <w:r w:rsidR="00002F2E" w:rsidRPr="007D77D1">
        <w:rPr>
          <w:rFonts w:hint="eastAsia"/>
          <w:kern w:val="0"/>
          <w:u w:val="single"/>
        </w:rPr>
        <w:t>我觉得</w:t>
      </w:r>
      <w:r w:rsidR="00002F2E" w:rsidRPr="007D77D1">
        <w:rPr>
          <w:rFonts w:hint="eastAsia"/>
          <w:kern w:val="0"/>
          <w:u w:val="single"/>
        </w:rPr>
        <w:t>C++ STL</w:t>
      </w:r>
      <w:r w:rsidR="00002F2E" w:rsidRPr="007D77D1">
        <w:rPr>
          <w:rFonts w:hint="eastAsia"/>
          <w:kern w:val="0"/>
          <w:u w:val="single"/>
        </w:rPr>
        <w:t>中的</w:t>
      </w:r>
      <w:r w:rsidR="00002F2E" w:rsidRPr="007D77D1">
        <w:rPr>
          <w:rFonts w:hint="eastAsia"/>
          <w:kern w:val="0"/>
          <w:u w:val="single"/>
        </w:rPr>
        <w:t>nth_element</w:t>
      </w:r>
      <w:r w:rsidR="00002F2E" w:rsidRPr="007D77D1">
        <w:rPr>
          <w:rFonts w:hint="eastAsia"/>
          <w:kern w:val="0"/>
          <w:u w:val="single"/>
        </w:rPr>
        <w:t>用的可能就是这个算法</w:t>
      </w:r>
      <w:r w:rsidR="000A5AC9">
        <w:rPr>
          <w:rFonts w:hint="eastAsia"/>
          <w:kern w:val="0"/>
          <w:u w:val="single"/>
        </w:rPr>
        <w:t>，所以它的效率应该很高</w:t>
      </w:r>
      <w:r w:rsidR="00002F2E">
        <w:rPr>
          <w:rFonts w:hint="eastAsia"/>
          <w:kern w:val="0"/>
        </w:rPr>
        <w:t>。</w:t>
      </w:r>
    </w:p>
    <w:p w:rsidR="00B91C12" w:rsidRPr="003A058D" w:rsidDel="00EC1E60" w:rsidRDefault="00463372" w:rsidP="003A058D">
      <w:pPr>
        <w:pStyle w:val="a3"/>
        <w:numPr>
          <w:ilvl w:val="0"/>
          <w:numId w:val="11"/>
        </w:numPr>
        <w:ind w:firstLineChars="0"/>
        <w:rPr>
          <w:del w:id="387" w:author="tcq" w:date="2011-06-17T23:28:00Z"/>
          <w:kern w:val="0"/>
        </w:rPr>
      </w:pPr>
      <w:r>
        <w:rPr>
          <w:rFonts w:hint="eastAsia"/>
          <w:kern w:val="0"/>
        </w:rPr>
        <w:t>最坏线性时间选择顺序统计量的方法的核心在于：要保证对数组的划分是一个好的划分。</w:t>
      </w:r>
      <w:r>
        <w:rPr>
          <w:kern w:val="0"/>
        </w:rPr>
        <w:br/>
      </w:r>
      <w:r>
        <w:rPr>
          <w:rFonts w:hint="eastAsia"/>
          <w:kern w:val="0"/>
        </w:rPr>
        <w:t>于是方法使用了一个</w:t>
      </w:r>
      <w:r w:rsidR="000A6BA5">
        <w:rPr>
          <w:rFonts w:hint="eastAsia"/>
          <w:kern w:val="0"/>
        </w:rPr>
        <w:t>很奇怪的取主元的方法，虽然看起来很奇怪，但是该方法被这样的提出就肯定有它的理论基础的。</w:t>
      </w:r>
      <w:r w:rsidR="00A4064D">
        <w:rPr>
          <w:kern w:val="0"/>
        </w:rPr>
        <w:br/>
      </w:r>
      <w:r w:rsidR="00A4064D">
        <w:rPr>
          <w:rFonts w:hint="eastAsia"/>
          <w:kern w:val="0"/>
        </w:rPr>
        <w:t>不过这种取巧的方法不太值得去写一遍，而且明显写出来也很容易的，没有什么新技术和新想法。</w:t>
      </w:r>
    </w:p>
    <w:p w:rsidR="00A942A5" w:rsidRPr="00EC1E60" w:rsidRDefault="00A942A5" w:rsidP="00577D96">
      <w:pPr>
        <w:pStyle w:val="a3"/>
        <w:numPr>
          <w:ilvl w:val="0"/>
          <w:numId w:val="11"/>
        </w:numPr>
        <w:ind w:firstLineChars="0"/>
        <w:rPr>
          <w:ins w:id="388" w:author="tcq" w:date="2011-06-17T23:28:00Z"/>
          <w:rFonts w:hint="eastAsia"/>
          <w:kern w:val="0"/>
          <w:rPrChange w:id="389" w:author="tcq" w:date="2011-06-17T23:28:00Z">
            <w:rPr>
              <w:ins w:id="390" w:author="tcq" w:date="2011-06-17T23:28:00Z"/>
              <w:rFonts w:hint="eastAsia"/>
            </w:rPr>
          </w:rPrChange>
        </w:rPr>
        <w:pPrChange w:id="391" w:author="tcq" w:date="2011-06-17T23:28:00Z">
          <w:pPr/>
        </w:pPrChange>
      </w:pPr>
    </w:p>
    <w:p w:rsidR="00EC1E60" w:rsidRDefault="00EC1E60" w:rsidP="00EC1E60">
      <w:pPr>
        <w:rPr>
          <w:ins w:id="392" w:author="tcq" w:date="2011-06-17T23:28:00Z"/>
          <w:rFonts w:ascii="Simsun" w:hAnsi="Simsun" w:cs="宋体" w:hint="eastAsia"/>
          <w:sz w:val="27"/>
          <w:szCs w:val="27"/>
        </w:rPr>
      </w:pPr>
    </w:p>
    <w:p w:rsidR="00EC1E60" w:rsidRPr="00532D98" w:rsidRDefault="00EC1E60" w:rsidP="00EC1E60">
      <w:pPr>
        <w:rPr>
          <w:ins w:id="393" w:author="tcq" w:date="2011-06-17T23:28:00Z"/>
          <w:rFonts w:hint="eastAsia"/>
        </w:rPr>
      </w:pPr>
      <w:ins w:id="394" w:author="tcq" w:date="2011-06-17T23:28: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395" w:author="tcq" w:date="2011-06-17T23:28:00Z"/>
        </w:trPr>
        <w:tc>
          <w:tcPr>
            <w:tcW w:w="11840" w:type="dxa"/>
          </w:tcPr>
          <w:p w:rsidR="00321DDD" w:rsidRPr="00321DDD" w:rsidRDefault="00321DDD" w:rsidP="00321DDD">
            <w:pPr>
              <w:rPr>
                <w:ins w:id="396" w:author="tcq" w:date="2011-06-17T23:31:00Z"/>
                <w:color w:val="00B0F0"/>
                <w:sz w:val="18"/>
                <w:szCs w:val="18"/>
              </w:rPr>
            </w:pPr>
            <w:ins w:id="397" w:author="tcq" w:date="2011-06-17T23:31:00Z">
              <w:r w:rsidRPr="00321DDD">
                <w:rPr>
                  <w:color w:val="00B0F0"/>
                  <w:sz w:val="18"/>
                  <w:szCs w:val="18"/>
                </w:rPr>
                <w:t>41  467  334  500  169  724  478  358  962  464</w:t>
              </w:r>
            </w:ins>
          </w:p>
          <w:p w:rsidR="00321DDD" w:rsidRPr="00321DDD" w:rsidRDefault="00321DDD" w:rsidP="00321DDD">
            <w:pPr>
              <w:rPr>
                <w:ins w:id="398" w:author="tcq" w:date="2011-06-17T23:31:00Z"/>
                <w:color w:val="00B0F0"/>
                <w:sz w:val="18"/>
                <w:szCs w:val="18"/>
              </w:rPr>
            </w:pPr>
            <w:ins w:id="399" w:author="tcq" w:date="2011-06-17T23:31:00Z">
              <w:r w:rsidRPr="00321DDD">
                <w:rPr>
                  <w:color w:val="00B0F0"/>
                  <w:sz w:val="18"/>
                  <w:szCs w:val="18"/>
                </w:rPr>
                <w:t>0th element is:41</w:t>
              </w:r>
            </w:ins>
          </w:p>
          <w:p w:rsidR="00321DDD" w:rsidRPr="00321DDD" w:rsidRDefault="00321DDD" w:rsidP="00321DDD">
            <w:pPr>
              <w:rPr>
                <w:ins w:id="400" w:author="tcq" w:date="2011-06-17T23:31:00Z"/>
                <w:color w:val="00B0F0"/>
                <w:sz w:val="18"/>
                <w:szCs w:val="18"/>
              </w:rPr>
            </w:pPr>
            <w:ins w:id="401" w:author="tcq" w:date="2011-06-17T23:31:00Z">
              <w:r w:rsidRPr="00321DDD">
                <w:rPr>
                  <w:color w:val="00B0F0"/>
                  <w:sz w:val="18"/>
                  <w:szCs w:val="18"/>
                </w:rPr>
                <w:t>1th element is:169</w:t>
              </w:r>
            </w:ins>
          </w:p>
          <w:p w:rsidR="00321DDD" w:rsidRPr="00321DDD" w:rsidRDefault="00321DDD" w:rsidP="00321DDD">
            <w:pPr>
              <w:rPr>
                <w:ins w:id="402" w:author="tcq" w:date="2011-06-17T23:31:00Z"/>
                <w:color w:val="00B0F0"/>
                <w:sz w:val="18"/>
                <w:szCs w:val="18"/>
              </w:rPr>
            </w:pPr>
            <w:ins w:id="403" w:author="tcq" w:date="2011-06-17T23:31:00Z">
              <w:r w:rsidRPr="00321DDD">
                <w:rPr>
                  <w:color w:val="00B0F0"/>
                  <w:sz w:val="18"/>
                  <w:szCs w:val="18"/>
                </w:rPr>
                <w:t>2th element is:334</w:t>
              </w:r>
            </w:ins>
          </w:p>
          <w:p w:rsidR="00321DDD" w:rsidRPr="00321DDD" w:rsidRDefault="00321DDD" w:rsidP="00321DDD">
            <w:pPr>
              <w:rPr>
                <w:ins w:id="404" w:author="tcq" w:date="2011-06-17T23:31:00Z"/>
                <w:color w:val="00B0F0"/>
                <w:sz w:val="18"/>
                <w:szCs w:val="18"/>
              </w:rPr>
            </w:pPr>
            <w:ins w:id="405" w:author="tcq" w:date="2011-06-17T23:31:00Z">
              <w:r w:rsidRPr="00321DDD">
                <w:rPr>
                  <w:color w:val="00B0F0"/>
                  <w:sz w:val="18"/>
                  <w:szCs w:val="18"/>
                </w:rPr>
                <w:t>3th element is:358</w:t>
              </w:r>
            </w:ins>
          </w:p>
          <w:p w:rsidR="00321DDD" w:rsidRPr="00321DDD" w:rsidRDefault="00321DDD" w:rsidP="00321DDD">
            <w:pPr>
              <w:rPr>
                <w:ins w:id="406" w:author="tcq" w:date="2011-06-17T23:31:00Z"/>
                <w:color w:val="00B0F0"/>
                <w:sz w:val="18"/>
                <w:szCs w:val="18"/>
              </w:rPr>
            </w:pPr>
            <w:ins w:id="407" w:author="tcq" w:date="2011-06-17T23:31:00Z">
              <w:r w:rsidRPr="00321DDD">
                <w:rPr>
                  <w:color w:val="00B0F0"/>
                  <w:sz w:val="18"/>
                  <w:szCs w:val="18"/>
                </w:rPr>
                <w:t>4th element is:464</w:t>
              </w:r>
            </w:ins>
          </w:p>
          <w:p w:rsidR="00321DDD" w:rsidRPr="00321DDD" w:rsidRDefault="00321DDD" w:rsidP="00321DDD">
            <w:pPr>
              <w:rPr>
                <w:ins w:id="408" w:author="tcq" w:date="2011-06-17T23:31:00Z"/>
                <w:color w:val="00B0F0"/>
                <w:sz w:val="18"/>
                <w:szCs w:val="18"/>
              </w:rPr>
            </w:pPr>
            <w:ins w:id="409" w:author="tcq" w:date="2011-06-17T23:31:00Z">
              <w:r w:rsidRPr="00321DDD">
                <w:rPr>
                  <w:color w:val="00B0F0"/>
                  <w:sz w:val="18"/>
                  <w:szCs w:val="18"/>
                </w:rPr>
                <w:t>5th element is:467</w:t>
              </w:r>
            </w:ins>
          </w:p>
          <w:p w:rsidR="00321DDD" w:rsidRPr="00321DDD" w:rsidRDefault="00321DDD" w:rsidP="00321DDD">
            <w:pPr>
              <w:rPr>
                <w:ins w:id="410" w:author="tcq" w:date="2011-06-17T23:31:00Z"/>
                <w:color w:val="00B0F0"/>
                <w:sz w:val="18"/>
                <w:szCs w:val="18"/>
              </w:rPr>
            </w:pPr>
            <w:ins w:id="411" w:author="tcq" w:date="2011-06-17T23:31:00Z">
              <w:r w:rsidRPr="00321DDD">
                <w:rPr>
                  <w:color w:val="00B0F0"/>
                  <w:sz w:val="18"/>
                  <w:szCs w:val="18"/>
                </w:rPr>
                <w:t>6th element is:478</w:t>
              </w:r>
            </w:ins>
          </w:p>
          <w:p w:rsidR="00321DDD" w:rsidRPr="00321DDD" w:rsidRDefault="00321DDD" w:rsidP="00321DDD">
            <w:pPr>
              <w:rPr>
                <w:ins w:id="412" w:author="tcq" w:date="2011-06-17T23:31:00Z"/>
                <w:color w:val="00B0F0"/>
                <w:sz w:val="18"/>
                <w:szCs w:val="18"/>
              </w:rPr>
            </w:pPr>
            <w:ins w:id="413" w:author="tcq" w:date="2011-06-17T23:31:00Z">
              <w:r w:rsidRPr="00321DDD">
                <w:rPr>
                  <w:color w:val="00B0F0"/>
                  <w:sz w:val="18"/>
                  <w:szCs w:val="18"/>
                </w:rPr>
                <w:t>7th element is:500</w:t>
              </w:r>
            </w:ins>
          </w:p>
          <w:p w:rsidR="00321DDD" w:rsidRPr="00321DDD" w:rsidRDefault="00321DDD" w:rsidP="00321DDD">
            <w:pPr>
              <w:rPr>
                <w:ins w:id="414" w:author="tcq" w:date="2011-06-17T23:31:00Z"/>
                <w:color w:val="00B0F0"/>
                <w:sz w:val="18"/>
                <w:szCs w:val="18"/>
              </w:rPr>
            </w:pPr>
            <w:ins w:id="415" w:author="tcq" w:date="2011-06-17T23:31:00Z">
              <w:r w:rsidRPr="00321DDD">
                <w:rPr>
                  <w:color w:val="00B0F0"/>
                  <w:sz w:val="18"/>
                  <w:szCs w:val="18"/>
                </w:rPr>
                <w:t>8th element is:724</w:t>
              </w:r>
            </w:ins>
          </w:p>
          <w:p w:rsidR="00321DDD" w:rsidRPr="00321DDD" w:rsidRDefault="00321DDD" w:rsidP="00321DDD">
            <w:pPr>
              <w:rPr>
                <w:ins w:id="416" w:author="tcq" w:date="2011-06-17T23:31:00Z"/>
                <w:color w:val="00B0F0"/>
                <w:sz w:val="18"/>
                <w:szCs w:val="18"/>
              </w:rPr>
            </w:pPr>
            <w:ins w:id="417" w:author="tcq" w:date="2011-06-17T23:31:00Z">
              <w:r w:rsidRPr="00321DDD">
                <w:rPr>
                  <w:color w:val="00B0F0"/>
                  <w:sz w:val="18"/>
                  <w:szCs w:val="18"/>
                </w:rPr>
                <w:t>9th element is:962</w:t>
              </w:r>
            </w:ins>
          </w:p>
          <w:p w:rsidR="00EC1E60" w:rsidRPr="000C5D60" w:rsidRDefault="00321DDD" w:rsidP="00321DDD">
            <w:pPr>
              <w:rPr>
                <w:ins w:id="418" w:author="tcq" w:date="2011-06-17T23:28:00Z"/>
                <w:color w:val="00B0F0"/>
                <w:sz w:val="18"/>
                <w:szCs w:val="18"/>
              </w:rPr>
            </w:pPr>
            <w:ins w:id="419" w:author="tcq" w:date="2011-06-17T23:31:00Z">
              <w:r w:rsidRPr="00321DDD">
                <w:rPr>
                  <w:rFonts w:hint="eastAsia"/>
                  <w:color w:val="00B0F0"/>
                  <w:sz w:val="18"/>
                  <w:szCs w:val="18"/>
                </w:rPr>
                <w:t>请按任意键继续</w:t>
              </w:r>
              <w:r w:rsidRPr="00321DDD">
                <w:rPr>
                  <w:rFonts w:hint="eastAsia"/>
                  <w:color w:val="00B0F0"/>
                  <w:sz w:val="18"/>
                  <w:szCs w:val="18"/>
                </w:rPr>
                <w:t>. . .</w:t>
              </w:r>
            </w:ins>
          </w:p>
        </w:tc>
      </w:tr>
    </w:tbl>
    <w:p w:rsidR="00EC1E60" w:rsidRPr="00532D98" w:rsidRDefault="00EC1E60" w:rsidP="00EC1E60">
      <w:pPr>
        <w:rPr>
          <w:ins w:id="420" w:author="tcq" w:date="2011-06-17T23:28:00Z"/>
        </w:rPr>
      </w:pPr>
    </w:p>
    <w:p w:rsidR="00EC1E60" w:rsidRPr="00EC1E60" w:rsidRDefault="00EC1E60" w:rsidP="00577D96">
      <w:pPr>
        <w:rPr>
          <w:kern w:val="0"/>
          <w:rPrChange w:id="421" w:author="tcq" w:date="2011-06-17T23:28:00Z">
            <w:rPr>
              <w:kern w:val="0"/>
            </w:rPr>
          </w:rPrChange>
        </w:rPr>
      </w:pPr>
    </w:p>
    <w:p w:rsidR="00A942A5" w:rsidRDefault="008D57DD" w:rsidP="008D57DD">
      <w:pPr>
        <w:pStyle w:val="2"/>
      </w:pPr>
      <w:r>
        <w:rPr>
          <w:rFonts w:hint="eastAsia"/>
        </w:rPr>
        <w:t>第三部分：数据结构</w:t>
      </w:r>
    </w:p>
    <w:p w:rsidR="00423B6A" w:rsidRDefault="00423B6A" w:rsidP="007405B9">
      <w:pPr>
        <w:pStyle w:val="3"/>
      </w:pPr>
      <w:r>
        <w:rPr>
          <w:rFonts w:hint="eastAsia"/>
        </w:rPr>
        <w:t>第10章：基本数据结构</w:t>
      </w:r>
    </w:p>
    <w:p w:rsidR="00423B6A" w:rsidRDefault="00E07724" w:rsidP="00577D96">
      <w:pPr>
        <w:rPr>
          <w:kern w:val="0"/>
        </w:rPr>
      </w:pPr>
      <w:r>
        <w:rPr>
          <w:rFonts w:hint="eastAsia"/>
          <w:kern w:val="0"/>
        </w:rPr>
        <w:t>没发现有什么值得看的，貌似</w:t>
      </w:r>
      <w:r w:rsidR="00E101DE">
        <w:rPr>
          <w:rFonts w:hint="eastAsia"/>
          <w:kern w:val="0"/>
        </w:rPr>
        <w:t>就是下面</w:t>
      </w:r>
      <w:r>
        <w:rPr>
          <w:rFonts w:hint="eastAsia"/>
          <w:kern w:val="0"/>
        </w:rPr>
        <w:t>这些基本的知识，这些知识都不知道就没法混啦。</w:t>
      </w:r>
    </w:p>
    <w:p w:rsidR="00B21E05" w:rsidRDefault="004E0EBE">
      <w:pPr>
        <w:pStyle w:val="a3"/>
        <w:numPr>
          <w:ilvl w:val="0"/>
          <w:numId w:val="13"/>
        </w:numPr>
        <w:ind w:firstLineChars="0"/>
        <w:rPr>
          <w:kern w:val="0"/>
        </w:rPr>
      </w:pPr>
      <w:proofErr w:type="gramStart"/>
      <w:r>
        <w:rPr>
          <w:rFonts w:hint="eastAsia"/>
          <w:kern w:val="0"/>
        </w:rPr>
        <w:t>栈</w:t>
      </w:r>
      <w:proofErr w:type="gramEnd"/>
    </w:p>
    <w:p w:rsidR="00B21E05" w:rsidRDefault="004E0EBE">
      <w:pPr>
        <w:pStyle w:val="a3"/>
        <w:numPr>
          <w:ilvl w:val="0"/>
          <w:numId w:val="13"/>
        </w:numPr>
        <w:ind w:firstLineChars="0"/>
        <w:rPr>
          <w:kern w:val="0"/>
        </w:rPr>
      </w:pPr>
      <w:r>
        <w:rPr>
          <w:rFonts w:hint="eastAsia"/>
          <w:kern w:val="0"/>
        </w:rPr>
        <w:t>队列</w:t>
      </w:r>
    </w:p>
    <w:p w:rsidR="00B21E05" w:rsidRDefault="004E0EBE">
      <w:pPr>
        <w:pStyle w:val="a3"/>
        <w:numPr>
          <w:ilvl w:val="0"/>
          <w:numId w:val="13"/>
        </w:numPr>
        <w:ind w:firstLineChars="0"/>
        <w:rPr>
          <w:kern w:val="0"/>
        </w:rPr>
      </w:pPr>
      <w:r>
        <w:rPr>
          <w:rFonts w:hint="eastAsia"/>
          <w:kern w:val="0"/>
        </w:rPr>
        <w:t>链表</w:t>
      </w:r>
    </w:p>
    <w:p w:rsidR="00B21E05" w:rsidRDefault="004E0EBE">
      <w:pPr>
        <w:pStyle w:val="a3"/>
        <w:numPr>
          <w:ilvl w:val="0"/>
          <w:numId w:val="13"/>
        </w:numPr>
        <w:ind w:firstLineChars="0"/>
        <w:rPr>
          <w:kern w:val="0"/>
        </w:rPr>
      </w:pPr>
      <w:r>
        <w:rPr>
          <w:rFonts w:hint="eastAsia"/>
          <w:kern w:val="0"/>
        </w:rPr>
        <w:t>树的“左孩子、右兄弟”表示法</w:t>
      </w:r>
    </w:p>
    <w:p w:rsidR="00423B6A" w:rsidRDefault="00423B6A" w:rsidP="00577D96">
      <w:pPr>
        <w:rPr>
          <w:kern w:val="0"/>
        </w:rPr>
      </w:pPr>
    </w:p>
    <w:p w:rsidR="00423B6A" w:rsidRDefault="00423B6A" w:rsidP="007405B9">
      <w:pPr>
        <w:pStyle w:val="3"/>
      </w:pPr>
      <w:r>
        <w:rPr>
          <w:rFonts w:hint="eastAsia"/>
        </w:rPr>
        <w:t>第11章：散列表</w:t>
      </w:r>
    </w:p>
    <w:p w:rsidR="00423B6A" w:rsidRDefault="00AD162D" w:rsidP="007405B9">
      <w:pPr>
        <w:pStyle w:val="a3"/>
        <w:numPr>
          <w:ilvl w:val="0"/>
          <w:numId w:val="12"/>
        </w:numPr>
        <w:ind w:firstLineChars="0"/>
        <w:rPr>
          <w:kern w:val="0"/>
        </w:rPr>
      </w:pPr>
      <w:r>
        <w:rPr>
          <w:rFonts w:hint="eastAsia"/>
          <w:kern w:val="0"/>
        </w:rPr>
        <w:t>在散列表中查找一个元素的时间与在链表中查找一个元素的时候相同，在</w:t>
      </w:r>
      <w:r w:rsidRPr="00532D98">
        <w:rPr>
          <w:rFonts w:hint="eastAsia"/>
          <w:color w:val="00B0F0"/>
          <w:kern w:val="0"/>
        </w:rPr>
        <w:t>最坏情况为</w:t>
      </w:r>
      <w:r w:rsidRPr="00532D98">
        <w:rPr>
          <w:rFonts w:hint="eastAsia"/>
          <w:color w:val="00B0F0"/>
          <w:kern w:val="0"/>
        </w:rPr>
        <w:t>O(n)</w:t>
      </w:r>
      <w:r w:rsidRPr="00532D98">
        <w:rPr>
          <w:rFonts w:hint="eastAsia"/>
          <w:color w:val="00B0F0"/>
          <w:kern w:val="0"/>
        </w:rPr>
        <w:t>，但期望时间为</w:t>
      </w:r>
      <w:r w:rsidRPr="00532D98">
        <w:rPr>
          <w:rFonts w:hint="eastAsia"/>
          <w:color w:val="00B0F0"/>
          <w:kern w:val="0"/>
        </w:rPr>
        <w:t>O(1)</w:t>
      </w:r>
      <w:r w:rsidR="00FD08DF">
        <w:rPr>
          <w:rFonts w:hint="eastAsia"/>
          <w:kern w:val="0"/>
        </w:rPr>
        <w:t>。</w:t>
      </w:r>
      <w:r w:rsidR="00FD08DF">
        <w:rPr>
          <w:kern w:val="0"/>
        </w:rPr>
        <w:br/>
      </w:r>
      <w:r w:rsidR="00FD08DF" w:rsidRPr="00532D98">
        <w:rPr>
          <w:rFonts w:hint="eastAsia"/>
          <w:kern w:val="0"/>
          <w:u w:val="single"/>
        </w:rPr>
        <w:t>在实践中，散列表的效率是很高的，一般可认为是</w:t>
      </w:r>
      <w:r w:rsidR="00FD08DF" w:rsidRPr="00532D98">
        <w:rPr>
          <w:rFonts w:hint="eastAsia"/>
          <w:kern w:val="0"/>
          <w:u w:val="single"/>
        </w:rPr>
        <w:t>O(1)</w:t>
      </w:r>
      <w:r w:rsidR="00FD08DF">
        <w:rPr>
          <w:rFonts w:hint="eastAsia"/>
          <w:kern w:val="0"/>
        </w:rPr>
        <w:t>。</w:t>
      </w:r>
    </w:p>
    <w:p w:rsidR="00AD162D" w:rsidRDefault="00AD162D"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w:t>
      </w:r>
    </w:p>
    <w:p w:rsidR="00AD162D" w:rsidRDefault="00AD162D" w:rsidP="007405B9">
      <w:pPr>
        <w:pStyle w:val="a3"/>
        <w:numPr>
          <w:ilvl w:val="0"/>
          <w:numId w:val="12"/>
        </w:numPr>
        <w:ind w:firstLineChars="0"/>
        <w:rPr>
          <w:kern w:val="0"/>
        </w:rPr>
      </w:pPr>
      <w:proofErr w:type="gramStart"/>
      <w:r>
        <w:rPr>
          <w:rFonts w:hint="eastAsia"/>
          <w:kern w:val="0"/>
        </w:rPr>
        <w:t>当待排序</w:t>
      </w:r>
      <w:proofErr w:type="gramEnd"/>
      <w:r>
        <w:rPr>
          <w:rFonts w:hint="eastAsia"/>
          <w:kern w:val="0"/>
        </w:rPr>
        <w:t>的关键字集合是静态的（即当关键字集合一旦存入后不再改变），“完全散列能够在</w:t>
      </w:r>
      <w:r>
        <w:rPr>
          <w:rFonts w:hint="eastAsia"/>
          <w:kern w:val="0"/>
        </w:rPr>
        <w:t>O(1)</w:t>
      </w:r>
      <w:r>
        <w:rPr>
          <w:rFonts w:hint="eastAsia"/>
          <w:kern w:val="0"/>
        </w:rPr>
        <w:t>的最坏情况时间内支持关键字查找。</w:t>
      </w:r>
    </w:p>
    <w:p w:rsidR="00AD162D" w:rsidRDefault="00171301"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w:t>
      </w:r>
      <w:proofErr w:type="gramStart"/>
      <w:r>
        <w:rPr>
          <w:rFonts w:hint="eastAsia"/>
          <w:kern w:val="0"/>
        </w:rPr>
        <w:t>而且当待排序</w:t>
      </w:r>
      <w:proofErr w:type="gramEnd"/>
      <w:r>
        <w:rPr>
          <w:rFonts w:hint="eastAsia"/>
          <w:kern w:val="0"/>
        </w:rPr>
        <w:t>的关键字的集合是静态的（即当关键字集合一旦存入后不需要再改变），“完全散列”能够在</w:t>
      </w:r>
      <w:r>
        <w:rPr>
          <w:rFonts w:hint="eastAsia"/>
          <w:kern w:val="0"/>
        </w:rPr>
        <w:t>O(1)</w:t>
      </w:r>
      <w:r>
        <w:rPr>
          <w:rFonts w:hint="eastAsia"/>
          <w:kern w:val="0"/>
        </w:rPr>
        <w:t>的最坏时间内支持查找操作。</w:t>
      </w:r>
    </w:p>
    <w:p w:rsidR="00171301" w:rsidRDefault="00171301" w:rsidP="007405B9">
      <w:pPr>
        <w:pStyle w:val="a3"/>
        <w:numPr>
          <w:ilvl w:val="0"/>
          <w:numId w:val="12"/>
        </w:numPr>
        <w:ind w:firstLineChars="0"/>
        <w:rPr>
          <w:kern w:val="0"/>
        </w:rPr>
      </w:pPr>
      <w:r>
        <w:rPr>
          <w:rFonts w:hint="eastAsia"/>
          <w:kern w:val="0"/>
        </w:rPr>
        <w:t>在众多的简单的解决碰撞的方法中，我觉得比较好的是通过链表法解决碰撞，虽然这个方法的理论最坏效率为</w:t>
      </w:r>
      <w:r>
        <w:rPr>
          <w:rFonts w:hint="eastAsia"/>
          <w:kern w:val="0"/>
        </w:rPr>
        <w:t>O(n)</w:t>
      </w:r>
      <w:r>
        <w:rPr>
          <w:rFonts w:hint="eastAsia"/>
          <w:kern w:val="0"/>
        </w:rPr>
        <w:t>，但是在平均情况下，它的性能也是非常好的，实现简单又高效。</w:t>
      </w:r>
    </w:p>
    <w:p w:rsidR="00171301" w:rsidRDefault="004E0EBE" w:rsidP="007405B9">
      <w:pPr>
        <w:pStyle w:val="a3"/>
        <w:numPr>
          <w:ilvl w:val="0"/>
          <w:numId w:val="12"/>
        </w:numPr>
        <w:ind w:firstLineChars="0"/>
        <w:rPr>
          <w:kern w:val="0"/>
        </w:rPr>
      </w:pPr>
      <w:r w:rsidRPr="004E0EBE">
        <w:rPr>
          <w:rFonts w:hint="eastAsia"/>
          <w:color w:val="0000FF"/>
          <w:kern w:val="0"/>
        </w:rPr>
        <w:t>装载因子</w:t>
      </w:r>
      <w:r w:rsidR="00171301">
        <w:rPr>
          <w:rFonts w:hint="eastAsia"/>
          <w:kern w:val="0"/>
        </w:rPr>
        <w:t>：给定一个能存放</w:t>
      </w:r>
      <w:r w:rsidR="00171301">
        <w:rPr>
          <w:rFonts w:hint="eastAsia"/>
          <w:kern w:val="0"/>
        </w:rPr>
        <w:t>n</w:t>
      </w:r>
      <w:proofErr w:type="gramStart"/>
      <w:r w:rsidR="00171301">
        <w:rPr>
          <w:rFonts w:hint="eastAsia"/>
          <w:kern w:val="0"/>
        </w:rPr>
        <w:t>个</w:t>
      </w:r>
      <w:proofErr w:type="gramEnd"/>
      <w:r w:rsidR="00171301">
        <w:rPr>
          <w:rFonts w:hint="eastAsia"/>
          <w:kern w:val="0"/>
        </w:rPr>
        <w:t>元素的、具有</w:t>
      </w:r>
      <w:r w:rsidR="00171301">
        <w:rPr>
          <w:rFonts w:hint="eastAsia"/>
          <w:kern w:val="0"/>
        </w:rPr>
        <w:t>m</w:t>
      </w:r>
      <w:proofErr w:type="gramStart"/>
      <w:r w:rsidR="00171301">
        <w:rPr>
          <w:rFonts w:hint="eastAsia"/>
          <w:kern w:val="0"/>
        </w:rPr>
        <w:t>个</w:t>
      </w:r>
      <w:proofErr w:type="gramEnd"/>
      <w:r w:rsidR="00171301">
        <w:rPr>
          <w:rFonts w:hint="eastAsia"/>
          <w:kern w:val="0"/>
        </w:rPr>
        <w:t>槽位的散列表</w:t>
      </w:r>
      <w:r w:rsidR="00171301">
        <w:rPr>
          <w:rFonts w:hint="eastAsia"/>
          <w:kern w:val="0"/>
        </w:rPr>
        <w:t>T</w:t>
      </w:r>
      <w:r w:rsidR="00171301">
        <w:rPr>
          <w:rFonts w:hint="eastAsia"/>
          <w:kern w:val="0"/>
        </w:rPr>
        <w:t>，定义</w:t>
      </w:r>
      <w:r w:rsidR="00171301">
        <w:rPr>
          <w:rFonts w:hint="eastAsia"/>
          <w:kern w:val="0"/>
        </w:rPr>
        <w:t>T</w:t>
      </w:r>
      <w:r w:rsidR="00171301">
        <w:rPr>
          <w:rFonts w:hint="eastAsia"/>
          <w:kern w:val="0"/>
        </w:rPr>
        <w:t>的装载因子</w:t>
      </w:r>
      <w:r w:rsidR="00171301" w:rsidRPr="00532D98">
        <w:rPr>
          <w:rFonts w:hint="eastAsia"/>
          <w:color w:val="00B0F0"/>
          <w:kern w:val="0"/>
        </w:rPr>
        <w:t>α</w:t>
      </w:r>
      <w:r w:rsidR="0072217B" w:rsidRPr="00532D98">
        <w:rPr>
          <w:rFonts w:hint="eastAsia"/>
          <w:color w:val="00B0F0"/>
          <w:kern w:val="0"/>
        </w:rPr>
        <w:t>=</w:t>
      </w:r>
      <w:r w:rsidR="00171301" w:rsidRPr="00532D98">
        <w:rPr>
          <w:rFonts w:hint="eastAsia"/>
          <w:color w:val="00B0F0"/>
          <w:kern w:val="0"/>
        </w:rPr>
        <w:t>n/m</w:t>
      </w:r>
      <w:r w:rsidR="00171301">
        <w:rPr>
          <w:rFonts w:hint="eastAsia"/>
          <w:kern w:val="0"/>
        </w:rPr>
        <w:t>，即一个链中平均存储的元素数。</w:t>
      </w:r>
    </w:p>
    <w:p w:rsidR="00B21E05" w:rsidRDefault="004E0EBE">
      <w:pPr>
        <w:pStyle w:val="a3"/>
        <w:numPr>
          <w:ilvl w:val="0"/>
          <w:numId w:val="12"/>
        </w:numPr>
        <w:ind w:firstLineChars="0"/>
        <w:rPr>
          <w:kern w:val="0"/>
        </w:rPr>
      </w:pPr>
      <w:r w:rsidRPr="004E0EBE">
        <w:rPr>
          <w:rFonts w:hint="eastAsia"/>
          <w:kern w:val="0"/>
        </w:rPr>
        <w:t>多数的散列函数都假定关键字域为自然数集</w:t>
      </w:r>
      <w:r w:rsidRPr="004E0EBE">
        <w:rPr>
          <w:kern w:val="0"/>
        </w:rPr>
        <w:t>N</w:t>
      </w:r>
      <w:r w:rsidRPr="004E0EBE">
        <w:rPr>
          <w:rFonts w:hint="eastAsia"/>
          <w:kern w:val="0"/>
        </w:rPr>
        <w:t>，如果所给关键字不是自然数，则必须有一种方法来将它们解释为自然数。</w:t>
      </w:r>
    </w:p>
    <w:p w:rsidR="00B21E05" w:rsidRDefault="004E0EBE">
      <w:pPr>
        <w:pStyle w:val="a3"/>
        <w:numPr>
          <w:ilvl w:val="1"/>
          <w:numId w:val="12"/>
        </w:numPr>
        <w:ind w:firstLineChars="0"/>
        <w:rPr>
          <w:kern w:val="0"/>
        </w:rPr>
      </w:pPr>
      <w:r w:rsidRPr="004E0EBE">
        <w:rPr>
          <w:rFonts w:hint="eastAsia"/>
          <w:color w:val="0000FF"/>
          <w:kern w:val="0"/>
        </w:rPr>
        <w:t>除法散列法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k mod m</m:t>
        </m:r>
      </m:oMath>
      <w:r w:rsidR="00171301">
        <w:rPr>
          <w:rFonts w:hint="eastAsia"/>
          <w:kern w:val="0"/>
        </w:rPr>
        <w:br/>
      </w:r>
      <w:r w:rsidR="00171301">
        <w:rPr>
          <w:rFonts w:hint="eastAsia"/>
          <w:kern w:val="0"/>
        </w:rPr>
        <w:t>一般选取</w:t>
      </w:r>
      <w:r w:rsidR="00171301">
        <w:rPr>
          <w:rFonts w:hint="eastAsia"/>
          <w:kern w:val="0"/>
        </w:rPr>
        <w:t>m</w:t>
      </w:r>
      <w:r w:rsidR="00171301">
        <w:rPr>
          <w:rFonts w:hint="eastAsia"/>
          <w:kern w:val="0"/>
        </w:rPr>
        <w:t>的值为与</w:t>
      </w:r>
      <w:r w:rsidR="00171301">
        <w:rPr>
          <w:rFonts w:hint="eastAsia"/>
          <w:kern w:val="0"/>
        </w:rPr>
        <w:t>2</w:t>
      </w:r>
      <w:r w:rsidR="00171301">
        <w:rPr>
          <w:rFonts w:hint="eastAsia"/>
          <w:kern w:val="0"/>
        </w:rPr>
        <w:t>的整数</w:t>
      </w:r>
      <w:proofErr w:type="gramStart"/>
      <w:r w:rsidR="00171301">
        <w:rPr>
          <w:rFonts w:hint="eastAsia"/>
          <w:kern w:val="0"/>
        </w:rPr>
        <w:t>幂</w:t>
      </w:r>
      <w:proofErr w:type="gramEnd"/>
      <w:r w:rsidR="00171301">
        <w:rPr>
          <w:rFonts w:hint="eastAsia"/>
          <w:kern w:val="0"/>
        </w:rPr>
        <w:t>不大接近的质数</w:t>
      </w:r>
    </w:p>
    <w:p w:rsidR="00B21E05" w:rsidRDefault="004E0EBE">
      <w:pPr>
        <w:pStyle w:val="a3"/>
        <w:numPr>
          <w:ilvl w:val="1"/>
          <w:numId w:val="12"/>
        </w:numPr>
        <w:ind w:firstLineChars="0"/>
        <w:rPr>
          <w:kern w:val="0"/>
        </w:rPr>
      </w:pPr>
      <w:r w:rsidRPr="004E0EBE">
        <w:rPr>
          <w:rFonts w:hint="eastAsia"/>
          <w:color w:val="0000FF"/>
          <w:kern w:val="0"/>
        </w:rPr>
        <w:t>乘法散列法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xml:space="preserve">= </m:t>
        </m:r>
        <m:d>
          <m:dPr>
            <m:begChr m:val="⌊"/>
            <m:endChr m:val="⌋"/>
            <m:ctrlPr>
              <w:rPr>
                <w:rFonts w:ascii="Cambria Math" w:hAnsi="Cambria Math"/>
                <w:kern w:val="0"/>
              </w:rPr>
            </m:ctrlPr>
          </m:dPr>
          <m:e>
            <m:r>
              <m:rPr>
                <m:sty m:val="p"/>
              </m:rPr>
              <w:rPr>
                <w:rFonts w:ascii="Cambria Math" w:hAnsi="Cambria Math"/>
                <w:kern w:val="0"/>
              </w:rPr>
              <m:t>m(kA mod 1)</m:t>
            </m:r>
          </m:e>
        </m:d>
      </m:oMath>
      <w:r w:rsidR="00171301">
        <w:rPr>
          <w:rFonts w:hint="eastAsia"/>
          <w:kern w:val="0"/>
        </w:rPr>
        <w:br/>
      </w:r>
      <w:r w:rsidR="00735CFF">
        <w:rPr>
          <w:rFonts w:hint="eastAsia"/>
          <w:kern w:val="0"/>
        </w:rPr>
        <w:t>构造散列函数的乘法方法包含两个步骤：首先用关键字剩上常数</w:t>
      </w:r>
      <w:r w:rsidR="00735CFF">
        <w:rPr>
          <w:rFonts w:hint="eastAsia"/>
          <w:kern w:val="0"/>
        </w:rPr>
        <w:t>A(0&lt;A&lt;1)</w:t>
      </w:r>
      <w:r w:rsidR="00735CFF">
        <w:rPr>
          <w:rFonts w:hint="eastAsia"/>
          <w:kern w:val="0"/>
        </w:rPr>
        <w:t>，并抽取</w:t>
      </w:r>
      <w:r w:rsidR="00735CFF">
        <w:rPr>
          <w:rFonts w:hint="eastAsia"/>
          <w:kern w:val="0"/>
        </w:rPr>
        <w:t>kA</w:t>
      </w:r>
      <w:r w:rsidR="00735CFF">
        <w:rPr>
          <w:rFonts w:hint="eastAsia"/>
          <w:kern w:val="0"/>
        </w:rPr>
        <w:t>的小数部分；然后用</w:t>
      </w:r>
      <w:r w:rsidR="00735CFF">
        <w:rPr>
          <w:rFonts w:hint="eastAsia"/>
          <w:kern w:val="0"/>
        </w:rPr>
        <w:t>m</w:t>
      </w:r>
      <w:proofErr w:type="gramStart"/>
      <w:r w:rsidR="00735CFF">
        <w:rPr>
          <w:rFonts w:hint="eastAsia"/>
          <w:kern w:val="0"/>
        </w:rPr>
        <w:t>剩以这个</w:t>
      </w:r>
      <w:proofErr w:type="gramEnd"/>
      <w:r w:rsidR="00735CFF">
        <w:rPr>
          <w:rFonts w:hint="eastAsia"/>
          <w:kern w:val="0"/>
        </w:rPr>
        <w:t>值，再取结果的底。</w:t>
      </w:r>
      <w:r w:rsidR="00735CFF">
        <w:rPr>
          <w:kern w:val="0"/>
        </w:rPr>
        <w:br/>
      </w:r>
      <w:r w:rsidR="00735CFF">
        <w:rPr>
          <w:rFonts w:hint="eastAsia"/>
          <w:kern w:val="0"/>
        </w:rPr>
        <w:t>Knuth</w:t>
      </w:r>
      <w:r w:rsidR="00735CFF">
        <w:rPr>
          <w:rFonts w:hint="eastAsia"/>
          <w:kern w:val="0"/>
        </w:rPr>
        <w:t>认为</w:t>
      </w:r>
      <m:oMath>
        <m:r>
          <m:rPr>
            <m:sty m:val="p"/>
          </m:rPr>
          <w:rPr>
            <w:rFonts w:ascii="Cambria Math" w:hAnsi="Cambria Math"/>
            <w:kern w:val="0"/>
          </w:rPr>
          <m:t>A≈</m:t>
        </m:r>
        <m:f>
          <m:fPr>
            <m:ctrlPr>
              <w:rPr>
                <w:rFonts w:ascii="Cambria Math" w:hAnsi="Cambria Math"/>
                <w:kern w:val="0"/>
              </w:rPr>
            </m:ctrlPr>
          </m:fPr>
          <m:num>
            <m:d>
              <m:dPr>
                <m:ctrlPr>
                  <w:rPr>
                    <w:rFonts w:ascii="Cambria Math" w:hAnsi="Cambria Math"/>
                    <w:kern w:val="0"/>
                  </w:rPr>
                </m:ctrlPr>
              </m:dPr>
              <m:e>
                <m:rad>
                  <m:radPr>
                    <m:degHide m:val="1"/>
                    <m:ctrlPr>
                      <w:rPr>
                        <w:rFonts w:ascii="Cambria Math" w:hAnsi="Cambria Math"/>
                        <w:kern w:val="0"/>
                      </w:rPr>
                    </m:ctrlPr>
                  </m:radPr>
                  <m:deg/>
                  <m:e>
                    <m:r>
                      <m:rPr>
                        <m:sty m:val="p"/>
                      </m:rPr>
                      <w:rPr>
                        <w:rFonts w:ascii="Cambria Math" w:hAnsi="Cambria Math"/>
                        <w:kern w:val="0"/>
                      </w:rPr>
                      <m:t>5</m:t>
                    </m:r>
                  </m:e>
                </m:rad>
                <m:r>
                  <m:rPr>
                    <m:sty m:val="p"/>
                  </m:rPr>
                  <w:rPr>
                    <w:rFonts w:ascii="Cambria Math" w:hAnsi="Cambria Math"/>
                    <w:kern w:val="0"/>
                  </w:rPr>
                  <m:t>-1</m:t>
                </m:r>
              </m:e>
            </m:d>
            <m:ctrlPr>
              <w:rPr>
                <w:rFonts w:ascii="Cambria Math" w:hAnsi="Cambria Math"/>
                <w:i/>
                <w:kern w:val="0"/>
              </w:rPr>
            </m:ctrlPr>
          </m:num>
          <m:den>
            <m:r>
              <w:rPr>
                <w:rFonts w:ascii="Cambria Math" w:hAnsi="Cambria Math"/>
                <w:kern w:val="0"/>
              </w:rPr>
              <m:t>2</m:t>
            </m:r>
            <m:ctrlPr>
              <w:rPr>
                <w:rFonts w:ascii="Cambria Math" w:hAnsi="Cambria Math"/>
                <w:i/>
                <w:kern w:val="0"/>
              </w:rPr>
            </m:ctrlPr>
          </m:den>
        </m:f>
      </m:oMath>
      <w:r w:rsidR="00735CFF">
        <w:rPr>
          <w:rFonts w:hint="eastAsia"/>
          <w:kern w:val="0"/>
        </w:rPr>
        <w:t>是一个比较理想的值。</w:t>
      </w:r>
    </w:p>
    <w:p w:rsidR="00B21E05" w:rsidRDefault="004E0EBE">
      <w:pPr>
        <w:pStyle w:val="a3"/>
        <w:numPr>
          <w:ilvl w:val="1"/>
          <w:numId w:val="12"/>
        </w:numPr>
        <w:ind w:firstLineChars="0"/>
        <w:rPr>
          <w:kern w:val="0"/>
        </w:rPr>
      </w:pPr>
      <w:r w:rsidRPr="004E0EBE">
        <w:rPr>
          <w:rFonts w:hint="eastAsia"/>
          <w:color w:val="0000FF"/>
          <w:kern w:val="0"/>
        </w:rPr>
        <w:t>全域散列</w:t>
      </w:r>
      <w:r w:rsidR="00735CFF">
        <w:rPr>
          <w:rFonts w:hint="eastAsia"/>
          <w:kern w:val="0"/>
        </w:rPr>
        <w:t>：全域散列的基本思想是在</w:t>
      </w:r>
      <w:r w:rsidRPr="004E0EBE">
        <w:rPr>
          <w:rFonts w:hint="eastAsia"/>
          <w:color w:val="FF0000"/>
          <w:kern w:val="0"/>
        </w:rPr>
        <w:t>执行开始</w:t>
      </w:r>
      <w:r w:rsidRPr="004E0EBE">
        <w:rPr>
          <w:rFonts w:hint="eastAsia"/>
          <w:color w:val="00B0F0"/>
          <w:kern w:val="0"/>
        </w:rPr>
        <w:t>时，就从</w:t>
      </w:r>
      <w:proofErr w:type="gramStart"/>
      <w:r w:rsidRPr="004E0EBE">
        <w:rPr>
          <w:rFonts w:hint="eastAsia"/>
          <w:color w:val="00B0F0"/>
          <w:kern w:val="0"/>
        </w:rPr>
        <w:t>一</w:t>
      </w:r>
      <w:proofErr w:type="gramEnd"/>
      <w:r w:rsidRPr="004E0EBE">
        <w:rPr>
          <w:rFonts w:hint="eastAsia"/>
          <w:color w:val="00B0F0"/>
          <w:kern w:val="0"/>
        </w:rPr>
        <w:t>族仔细设计的函数中</w:t>
      </w:r>
      <w:r w:rsidR="00735CFF">
        <w:rPr>
          <w:rFonts w:hint="eastAsia"/>
          <w:kern w:val="0"/>
        </w:rPr>
        <w:t>，</w:t>
      </w:r>
      <w:r w:rsidRPr="004E0EBE">
        <w:rPr>
          <w:rFonts w:hint="eastAsia"/>
          <w:color w:val="FF0000"/>
          <w:kern w:val="0"/>
        </w:rPr>
        <w:t>随机</w:t>
      </w:r>
      <w:r w:rsidR="00735CFF">
        <w:rPr>
          <w:rFonts w:hint="eastAsia"/>
          <w:kern w:val="0"/>
        </w:rPr>
        <w:t>地选择</w:t>
      </w:r>
      <w:r w:rsidRPr="004E0EBE">
        <w:rPr>
          <w:rFonts w:hint="eastAsia"/>
          <w:color w:val="FF0000"/>
          <w:kern w:val="0"/>
        </w:rPr>
        <w:t>一个</w:t>
      </w:r>
      <w:r w:rsidR="00735CFF">
        <w:rPr>
          <w:rFonts w:hint="eastAsia"/>
          <w:kern w:val="0"/>
        </w:rPr>
        <w:t>作为散列函数。</w:t>
      </w:r>
    </w:p>
    <w:p w:rsidR="00B21E05" w:rsidRDefault="00735CFF">
      <w:pPr>
        <w:pStyle w:val="a3"/>
        <w:numPr>
          <w:ilvl w:val="2"/>
          <w:numId w:val="12"/>
        </w:numPr>
        <w:ind w:firstLineChars="0"/>
        <w:rPr>
          <w:kern w:val="0"/>
        </w:rPr>
      </w:pPr>
      <w:r w:rsidRPr="00735CFF">
        <w:rPr>
          <w:rFonts w:hint="eastAsia"/>
          <w:kern w:val="0"/>
        </w:rPr>
        <w:t>首先：全域散列表是一种使用“键接法”来解决碰撞问题的散列表方法。</w:t>
      </w:r>
    </w:p>
    <w:p w:rsidR="00B21E05" w:rsidRDefault="00735CFF">
      <w:pPr>
        <w:pStyle w:val="a3"/>
        <w:numPr>
          <w:ilvl w:val="2"/>
          <w:numId w:val="12"/>
        </w:numPr>
        <w:ind w:firstLineChars="0"/>
        <w:rPr>
          <w:kern w:val="0"/>
        </w:rPr>
      </w:pPr>
      <w:r>
        <w:rPr>
          <w:rFonts w:hint="eastAsia"/>
          <w:kern w:val="0"/>
        </w:rPr>
        <w:t>随机化保证了对于任何输入，算法都具有较好的平均性能。</w:t>
      </w:r>
    </w:p>
    <w:p w:rsidR="00B21E05" w:rsidRDefault="00735CFF">
      <w:pPr>
        <w:pStyle w:val="a3"/>
        <w:numPr>
          <w:ilvl w:val="2"/>
          <w:numId w:val="12"/>
        </w:numPr>
        <w:ind w:firstLineChars="0"/>
        <w:rPr>
          <w:kern w:val="0"/>
        </w:rPr>
      </w:pPr>
      <w:r>
        <w:rPr>
          <w:rFonts w:hint="eastAsia"/>
          <w:kern w:val="0"/>
        </w:rPr>
        <w:t>全域的散列函数组：设</w:t>
      </w:r>
      <w:r>
        <w:rPr>
          <w:rFonts w:hint="eastAsia"/>
          <w:kern w:val="0"/>
        </w:rPr>
        <w:t>H</w:t>
      </w:r>
      <w:r>
        <w:rPr>
          <w:rFonts w:hint="eastAsia"/>
          <w:kern w:val="0"/>
        </w:rPr>
        <w:t>为一组散列函数，它将给定的关键字域</w:t>
      </w:r>
      <w:r>
        <w:rPr>
          <w:rFonts w:hint="eastAsia"/>
          <w:kern w:val="0"/>
        </w:rPr>
        <w:t>U</w:t>
      </w:r>
      <w:r>
        <w:rPr>
          <w:rFonts w:hint="eastAsia"/>
          <w:kern w:val="0"/>
        </w:rPr>
        <w:t>映射到</w:t>
      </w:r>
      <w:r>
        <w:rPr>
          <w:rFonts w:hint="eastAsia"/>
          <w:kern w:val="0"/>
        </w:rPr>
        <w:t>{0,1,</w:t>
      </w:r>
      <w:r>
        <w:rPr>
          <w:kern w:val="0"/>
        </w:rPr>
        <w:t>…</w:t>
      </w:r>
      <w:r>
        <w:rPr>
          <w:rFonts w:hint="eastAsia"/>
          <w:kern w:val="0"/>
        </w:rPr>
        <w:t>,m-1}</w:t>
      </w:r>
      <w:r>
        <w:rPr>
          <w:rFonts w:hint="eastAsia"/>
          <w:kern w:val="0"/>
        </w:rPr>
        <w:t>中，这样的一个函数组称为是全域的。如果从</w:t>
      </w:r>
      <w:r>
        <w:rPr>
          <w:rFonts w:hint="eastAsia"/>
          <w:kern w:val="0"/>
        </w:rPr>
        <w:t>H</w:t>
      </w:r>
      <w:r>
        <w:rPr>
          <w:rFonts w:hint="eastAsia"/>
          <w:kern w:val="0"/>
        </w:rPr>
        <w:t>中随机地选择一个散列函数，当关键字</w:t>
      </w:r>
      <w:r>
        <w:rPr>
          <w:rFonts w:hint="eastAsia"/>
          <w:kern w:val="0"/>
        </w:rPr>
        <w:t>K</w:t>
      </w:r>
      <w:r>
        <w:rPr>
          <w:rFonts w:cstheme="minorHAnsi"/>
          <w:kern w:val="0"/>
        </w:rPr>
        <w:t>≠</w:t>
      </w:r>
      <w:r>
        <w:rPr>
          <w:rFonts w:hint="eastAsia"/>
          <w:kern w:val="0"/>
        </w:rPr>
        <w:t>J</w:t>
      </w:r>
      <w:r>
        <w:rPr>
          <w:rFonts w:hint="eastAsia"/>
          <w:kern w:val="0"/>
        </w:rPr>
        <w:t>时，两者发生碰撞的概率不大于</w:t>
      </w:r>
      <w:r>
        <w:rPr>
          <w:rFonts w:hint="eastAsia"/>
          <w:kern w:val="0"/>
        </w:rPr>
        <w:t>1/m</w:t>
      </w:r>
      <w:r>
        <w:rPr>
          <w:rFonts w:hint="eastAsia"/>
          <w:kern w:val="0"/>
        </w:rPr>
        <w:t>。</w:t>
      </w:r>
    </w:p>
    <w:p w:rsidR="00B21E05" w:rsidRDefault="00735CFF">
      <w:pPr>
        <w:pStyle w:val="a3"/>
        <w:numPr>
          <w:ilvl w:val="2"/>
          <w:numId w:val="12"/>
        </w:numPr>
        <w:ind w:firstLineChars="0"/>
        <w:rPr>
          <w:kern w:val="0"/>
        </w:rPr>
      </w:pPr>
      <w:r>
        <w:rPr>
          <w:rFonts w:hint="eastAsia"/>
          <w:kern w:val="0"/>
        </w:rPr>
        <w:t>常用的一个全域散列函数类：</w:t>
      </w:r>
      <w:r>
        <w:rPr>
          <w:kern w:val="0"/>
        </w:rPr>
        <w:br/>
      </w:r>
      <w:r w:rsidRPr="00735CFF">
        <w:rPr>
          <w:rFonts w:hint="eastAsia"/>
          <w:kern w:val="0"/>
        </w:rPr>
        <w:t>首先选择一个足够大的质数</w:t>
      </w:r>
      <w:r w:rsidRPr="00735CFF">
        <w:rPr>
          <w:rFonts w:hint="eastAsia"/>
          <w:kern w:val="0"/>
        </w:rPr>
        <w:t xml:space="preserve">p </w:t>
      </w:r>
      <w:r w:rsidRPr="00735CFF">
        <w:rPr>
          <w:rFonts w:hint="eastAsia"/>
          <w:kern w:val="0"/>
        </w:rPr>
        <w:t>，使得每一个可能的关键字</w:t>
      </w:r>
      <w:r w:rsidRPr="00735CFF">
        <w:rPr>
          <w:rFonts w:hint="eastAsia"/>
          <w:kern w:val="0"/>
        </w:rPr>
        <w:t xml:space="preserve">k </w:t>
      </w:r>
      <w:r w:rsidRPr="00735CFF">
        <w:rPr>
          <w:rFonts w:hint="eastAsia"/>
          <w:kern w:val="0"/>
        </w:rPr>
        <w:t>都落到</w:t>
      </w:r>
      <w:r w:rsidRPr="00735CFF">
        <w:rPr>
          <w:rFonts w:hint="eastAsia"/>
          <w:kern w:val="0"/>
        </w:rPr>
        <w:t xml:space="preserve">0 </w:t>
      </w:r>
      <w:r w:rsidRPr="00735CFF">
        <w:rPr>
          <w:rFonts w:hint="eastAsia"/>
          <w:kern w:val="0"/>
        </w:rPr>
        <w:t>到</w:t>
      </w:r>
      <w:r w:rsidRPr="00735CFF">
        <w:rPr>
          <w:rFonts w:hint="eastAsia"/>
          <w:kern w:val="0"/>
        </w:rPr>
        <w:t xml:space="preserve">p-1 </w:t>
      </w:r>
      <w:r w:rsidRPr="00735CFF">
        <w:rPr>
          <w:rFonts w:hint="eastAsia"/>
          <w:kern w:val="0"/>
        </w:rPr>
        <w:t>的范围内，包括首尾的</w:t>
      </w:r>
      <w:r w:rsidRPr="00735CFF">
        <w:rPr>
          <w:rFonts w:hint="eastAsia"/>
          <w:kern w:val="0"/>
        </w:rPr>
        <w:t xml:space="preserve">0 </w:t>
      </w:r>
      <w:r w:rsidRPr="00735CFF">
        <w:rPr>
          <w:rFonts w:hint="eastAsia"/>
          <w:kern w:val="0"/>
        </w:rPr>
        <w:t>和</w:t>
      </w:r>
      <w:r w:rsidRPr="00735CFF">
        <w:rPr>
          <w:rFonts w:hint="eastAsia"/>
          <w:kern w:val="0"/>
        </w:rPr>
        <w:t>p-1</w:t>
      </w:r>
      <w:r w:rsidRPr="00735CFF">
        <w:rPr>
          <w:rFonts w:hint="eastAsia"/>
          <w:kern w:val="0"/>
        </w:rPr>
        <w:t>。这里我们假设全域是</w:t>
      </w:r>
      <w:r w:rsidRPr="00735CFF">
        <w:rPr>
          <w:rFonts w:hint="eastAsia"/>
          <w:kern w:val="0"/>
        </w:rPr>
        <w:t xml:space="preserve">0 </w:t>
      </w:r>
      <w:r w:rsidRPr="00735CFF">
        <w:rPr>
          <w:rFonts w:hint="eastAsia"/>
          <w:kern w:val="0"/>
        </w:rPr>
        <w:t>–</w:t>
      </w:r>
      <w:r w:rsidRPr="00735CFF">
        <w:rPr>
          <w:rFonts w:hint="eastAsia"/>
          <w:kern w:val="0"/>
        </w:rPr>
        <w:t xml:space="preserve"> 15</w:t>
      </w:r>
      <w:r w:rsidRPr="00735CFF">
        <w:rPr>
          <w:rFonts w:hint="eastAsia"/>
          <w:kern w:val="0"/>
        </w:rPr>
        <w:t>，</w:t>
      </w:r>
      <w:r w:rsidRPr="00735CFF">
        <w:rPr>
          <w:rFonts w:hint="eastAsia"/>
          <w:kern w:val="0"/>
        </w:rPr>
        <w:t xml:space="preserve">p </w:t>
      </w:r>
      <w:r w:rsidRPr="00735CFF">
        <w:rPr>
          <w:rFonts w:hint="eastAsia"/>
          <w:kern w:val="0"/>
        </w:rPr>
        <w:t>为</w:t>
      </w:r>
      <w:r w:rsidRPr="00735CFF">
        <w:rPr>
          <w:rFonts w:hint="eastAsia"/>
          <w:kern w:val="0"/>
        </w:rPr>
        <w:t>17</w:t>
      </w:r>
      <w:r w:rsidRPr="00735CFF">
        <w:rPr>
          <w:rFonts w:hint="eastAsia"/>
          <w:kern w:val="0"/>
        </w:rPr>
        <w:t>。设集合</w:t>
      </w:r>
      <w:r w:rsidRPr="00735CFF">
        <w:rPr>
          <w:rFonts w:hint="eastAsia"/>
          <w:kern w:val="0"/>
        </w:rPr>
        <w:t xml:space="preserve">Zp </w:t>
      </w:r>
      <w:r w:rsidRPr="00735CFF">
        <w:rPr>
          <w:rFonts w:hint="eastAsia"/>
          <w:kern w:val="0"/>
        </w:rPr>
        <w:t>为</w:t>
      </w:r>
      <w:r w:rsidRPr="00735CFF">
        <w:rPr>
          <w:rFonts w:hint="eastAsia"/>
          <w:kern w:val="0"/>
        </w:rPr>
        <w:t xml:space="preserve">{0, 1, 2, </w:t>
      </w:r>
      <w:r w:rsidRPr="00735CFF">
        <w:rPr>
          <w:rFonts w:hint="eastAsia"/>
          <w:kern w:val="0"/>
        </w:rPr>
        <w:t>…</w:t>
      </w:r>
      <w:r w:rsidRPr="00735CFF">
        <w:rPr>
          <w:rFonts w:hint="eastAsia"/>
          <w:kern w:val="0"/>
        </w:rPr>
        <w:t>, p-1}</w:t>
      </w:r>
      <w:r w:rsidRPr="00735CFF">
        <w:rPr>
          <w:rFonts w:hint="eastAsia"/>
          <w:kern w:val="0"/>
        </w:rPr>
        <w:t>，集合</w:t>
      </w:r>
      <w:r w:rsidRPr="00735CFF">
        <w:rPr>
          <w:rFonts w:hint="eastAsia"/>
          <w:kern w:val="0"/>
        </w:rPr>
        <w:t xml:space="preserve">Zp* </w:t>
      </w:r>
      <w:r w:rsidRPr="00735CFF">
        <w:rPr>
          <w:rFonts w:hint="eastAsia"/>
          <w:kern w:val="0"/>
        </w:rPr>
        <w:t>为</w:t>
      </w:r>
      <w:r w:rsidRPr="00735CFF">
        <w:rPr>
          <w:rFonts w:hint="eastAsia"/>
          <w:kern w:val="0"/>
        </w:rPr>
        <w:t xml:space="preserve">{1, 2, 3, </w:t>
      </w:r>
      <w:r w:rsidRPr="00735CFF">
        <w:rPr>
          <w:rFonts w:hint="eastAsia"/>
          <w:kern w:val="0"/>
        </w:rPr>
        <w:t>…</w:t>
      </w:r>
      <w:r w:rsidRPr="00735CFF">
        <w:rPr>
          <w:rFonts w:hint="eastAsia"/>
          <w:kern w:val="0"/>
        </w:rPr>
        <w:t>, p-1}</w:t>
      </w:r>
      <w:r w:rsidRPr="00735CFF">
        <w:rPr>
          <w:rFonts w:hint="eastAsia"/>
          <w:kern w:val="0"/>
        </w:rPr>
        <w:t>。由于</w:t>
      </w:r>
      <w:r w:rsidRPr="00735CFF">
        <w:rPr>
          <w:rFonts w:hint="eastAsia"/>
          <w:kern w:val="0"/>
        </w:rPr>
        <w:t xml:space="preserve">p </w:t>
      </w:r>
      <w:r w:rsidRPr="00735CFF">
        <w:rPr>
          <w:rFonts w:hint="eastAsia"/>
          <w:kern w:val="0"/>
        </w:rPr>
        <w:t>是质数，我们可以定义散列函数</w:t>
      </w:r>
      <w:r w:rsidRPr="00735CFF">
        <w:rPr>
          <w:rFonts w:hint="eastAsia"/>
          <w:kern w:val="0"/>
        </w:rPr>
        <w:t>h(a, b, k) = ((a*k + b) mod p) mod m</w:t>
      </w:r>
      <w:r w:rsidRPr="00735CFF">
        <w:rPr>
          <w:rFonts w:hint="eastAsia"/>
          <w:kern w:val="0"/>
        </w:rPr>
        <w:t>。其中</w:t>
      </w:r>
      <w:r w:rsidRPr="00735CFF">
        <w:rPr>
          <w:rFonts w:hint="eastAsia"/>
          <w:kern w:val="0"/>
        </w:rPr>
        <w:t xml:space="preserve">a </w:t>
      </w:r>
      <w:r w:rsidRPr="00735CFF">
        <w:rPr>
          <w:rFonts w:hint="eastAsia"/>
          <w:kern w:val="0"/>
        </w:rPr>
        <w:t>属于</w:t>
      </w:r>
      <w:r w:rsidRPr="00735CFF">
        <w:rPr>
          <w:rFonts w:hint="eastAsia"/>
          <w:kern w:val="0"/>
        </w:rPr>
        <w:t>Zp</w:t>
      </w:r>
      <w:r w:rsidRPr="00735CFF">
        <w:rPr>
          <w:rFonts w:hint="eastAsia"/>
          <w:kern w:val="0"/>
        </w:rPr>
        <w:t>，</w:t>
      </w:r>
      <w:r w:rsidRPr="00735CFF">
        <w:rPr>
          <w:rFonts w:hint="eastAsia"/>
          <w:kern w:val="0"/>
        </w:rPr>
        <w:t xml:space="preserve">b </w:t>
      </w:r>
      <w:r w:rsidRPr="00735CFF">
        <w:rPr>
          <w:rFonts w:hint="eastAsia"/>
          <w:kern w:val="0"/>
        </w:rPr>
        <w:t>属于</w:t>
      </w:r>
      <w:r w:rsidRPr="00735CFF">
        <w:rPr>
          <w:rFonts w:hint="eastAsia"/>
          <w:kern w:val="0"/>
        </w:rPr>
        <w:t>Zp*</w:t>
      </w:r>
      <w:r w:rsidRPr="00735CFF">
        <w:rPr>
          <w:rFonts w:hint="eastAsia"/>
          <w:kern w:val="0"/>
        </w:rPr>
        <w:t>。由所有这样的</w:t>
      </w:r>
      <w:r w:rsidRPr="00735CFF">
        <w:rPr>
          <w:rFonts w:hint="eastAsia"/>
          <w:kern w:val="0"/>
        </w:rPr>
        <w:t xml:space="preserve">a </w:t>
      </w:r>
      <w:r w:rsidRPr="00735CFF">
        <w:rPr>
          <w:rFonts w:hint="eastAsia"/>
          <w:kern w:val="0"/>
        </w:rPr>
        <w:t>和</w:t>
      </w:r>
      <w:r w:rsidRPr="00735CFF">
        <w:rPr>
          <w:rFonts w:hint="eastAsia"/>
          <w:kern w:val="0"/>
        </w:rPr>
        <w:t xml:space="preserve">b </w:t>
      </w:r>
      <w:r w:rsidRPr="00735CFF">
        <w:rPr>
          <w:rFonts w:hint="eastAsia"/>
          <w:kern w:val="0"/>
        </w:rPr>
        <w:t>构成的散列函数，组成了函数簇。即全域散列。</w:t>
      </w:r>
    </w:p>
    <w:p w:rsidR="00B21E05" w:rsidRDefault="00735CFF">
      <w:pPr>
        <w:pStyle w:val="a3"/>
        <w:numPr>
          <w:ilvl w:val="2"/>
          <w:numId w:val="12"/>
        </w:numPr>
        <w:ind w:firstLineChars="0"/>
        <w:rPr>
          <w:kern w:val="0"/>
        </w:rPr>
      </w:pPr>
      <w:r>
        <w:rPr>
          <w:rFonts w:hint="eastAsia"/>
          <w:kern w:val="0"/>
        </w:rPr>
        <w:t>明白这个散列函数的选取是在“执行开始”随机的选取一个是很重要的，要不然就会不明白到时候怎么进行查找。这里所谓的随机性应该这样理解：对于某一个散列表来说，它在初始化时已经把</w:t>
      </w:r>
      <w:r>
        <w:rPr>
          <w:rFonts w:hint="eastAsia"/>
          <w:kern w:val="0"/>
        </w:rPr>
        <w:t>a,b</w:t>
      </w:r>
      <w:r>
        <w:rPr>
          <w:rFonts w:hint="eastAsia"/>
          <w:kern w:val="0"/>
        </w:rPr>
        <w:t>固定了，但是对于一个还未初始化的全域散列表来说，</w:t>
      </w:r>
      <w:r>
        <w:rPr>
          <w:rFonts w:hint="eastAsia"/>
          <w:kern w:val="0"/>
        </w:rPr>
        <w:t>a,b</w:t>
      </w:r>
      <w:r>
        <w:rPr>
          <w:rFonts w:hint="eastAsia"/>
          <w:kern w:val="0"/>
        </w:rPr>
        <w:t>是随机选取的。</w:t>
      </w:r>
    </w:p>
    <w:p w:rsidR="00171301" w:rsidRDefault="004E0EBE" w:rsidP="007405B9">
      <w:pPr>
        <w:pStyle w:val="a3"/>
        <w:numPr>
          <w:ilvl w:val="0"/>
          <w:numId w:val="12"/>
        </w:numPr>
        <w:ind w:firstLineChars="0"/>
        <w:rPr>
          <w:kern w:val="0"/>
        </w:rPr>
      </w:pPr>
      <w:r w:rsidRPr="004E0EBE">
        <w:rPr>
          <w:rFonts w:hint="eastAsia"/>
          <w:color w:val="0000FF"/>
          <w:kern w:val="0"/>
        </w:rPr>
        <w:t>开放寻址法</w:t>
      </w:r>
      <w:r w:rsidR="00735CFF">
        <w:rPr>
          <w:rFonts w:hint="eastAsia"/>
          <w:kern w:val="0"/>
        </w:rPr>
        <w:t>：所有的元素都放在散列表里</w:t>
      </w:r>
    </w:p>
    <w:p w:rsidR="00B21E05" w:rsidRDefault="00735CFF">
      <w:pPr>
        <w:pStyle w:val="a3"/>
        <w:numPr>
          <w:ilvl w:val="1"/>
          <w:numId w:val="12"/>
        </w:numPr>
        <w:ind w:firstLineChars="0"/>
        <w:rPr>
          <w:kern w:val="0"/>
        </w:rPr>
      </w:pPr>
      <w:r>
        <w:rPr>
          <w:rFonts w:hint="eastAsia"/>
          <w:kern w:val="0"/>
        </w:rPr>
        <w:t>开放寻址法的好处就在于它根本不用指针，而是计算出要存取的各个槽。这样一来，由于不用存储指针就节省了空间，从而可以用同样的空间来提供更多的槽，其潜在的效果就是可以减少碰撞，提高查找速度。</w:t>
      </w:r>
    </w:p>
    <w:p w:rsidR="00B21E05" w:rsidRDefault="00735CFF">
      <w:pPr>
        <w:pStyle w:val="a3"/>
        <w:numPr>
          <w:ilvl w:val="1"/>
          <w:numId w:val="12"/>
        </w:numPr>
        <w:ind w:firstLineChars="0"/>
        <w:rPr>
          <w:kern w:val="0"/>
        </w:rPr>
      </w:pPr>
      <w:r w:rsidRPr="00532D98">
        <w:rPr>
          <w:rFonts w:hint="eastAsia"/>
          <w:kern w:val="0"/>
          <w:u w:val="single"/>
        </w:rPr>
        <w:t>感觉上开放寻址法很像一个启发式的搜索</w:t>
      </w:r>
      <w:r>
        <w:rPr>
          <w:rFonts w:hint="eastAsia"/>
          <w:kern w:val="0"/>
        </w:rPr>
        <w:t>，它的最坏性能也是</w:t>
      </w:r>
      <w:r>
        <w:rPr>
          <w:rFonts w:hint="eastAsia"/>
          <w:kern w:val="0"/>
        </w:rPr>
        <w:t>O(n)</w:t>
      </w:r>
      <w:r>
        <w:rPr>
          <w:rFonts w:hint="eastAsia"/>
          <w:kern w:val="0"/>
        </w:rPr>
        <w:t>，只不过散列函数为它提供了启发信息从而使得一般的平均性能会很好。</w:t>
      </w:r>
    </w:p>
    <w:p w:rsidR="00B21E05" w:rsidRDefault="00735CFF">
      <w:pPr>
        <w:pStyle w:val="a3"/>
        <w:numPr>
          <w:ilvl w:val="1"/>
          <w:numId w:val="12"/>
        </w:numPr>
        <w:ind w:firstLineChars="0"/>
        <w:rPr>
          <w:kern w:val="0"/>
        </w:rPr>
      </w:pPr>
      <w:r>
        <w:rPr>
          <w:rFonts w:hint="eastAsia"/>
          <w:kern w:val="0"/>
        </w:rPr>
        <w:t>在开放寻址法中，对散列元素的删除操作执行起来比较困难，因为删除操作会影响查找操作。解决办法是在槽里的值被删除后置一个特定的值</w:t>
      </w:r>
      <w:r>
        <w:rPr>
          <w:rFonts w:hint="eastAsia"/>
          <w:kern w:val="0"/>
        </w:rPr>
        <w:t>DELETED</w:t>
      </w:r>
      <w:r>
        <w:rPr>
          <w:rFonts w:hint="eastAsia"/>
          <w:kern w:val="0"/>
        </w:rPr>
        <w:t>，而不是删除后不管，查找的时候处理一下就可以了</w:t>
      </w:r>
    </w:p>
    <w:p w:rsidR="00B21E05" w:rsidRDefault="00735CFF">
      <w:pPr>
        <w:pStyle w:val="a3"/>
        <w:numPr>
          <w:ilvl w:val="1"/>
          <w:numId w:val="12"/>
        </w:numPr>
        <w:ind w:firstLineChars="0"/>
        <w:rPr>
          <w:kern w:val="0"/>
        </w:rPr>
      </w:pPr>
      <w:r>
        <w:rPr>
          <w:rFonts w:hint="eastAsia"/>
          <w:kern w:val="0"/>
        </w:rPr>
        <w:t>线性探查、二次探查和双重散列都是对最基本的数组法的改进，虽然它们很漂亮，但是思想上并没有太大的革新，看起来很容易懂的。</w:t>
      </w:r>
    </w:p>
    <w:p w:rsidR="00B21E05" w:rsidRDefault="00735CFF">
      <w:pPr>
        <w:pStyle w:val="a3"/>
        <w:numPr>
          <w:ilvl w:val="1"/>
          <w:numId w:val="12"/>
        </w:numPr>
        <w:ind w:firstLineChars="0"/>
        <w:rPr>
          <w:kern w:val="0"/>
        </w:rPr>
      </w:pPr>
      <w:r>
        <w:rPr>
          <w:rFonts w:hint="eastAsia"/>
          <w:kern w:val="0"/>
        </w:rPr>
        <w:t>双重散钱是用于开放寻址的最好方法之一，因为它所产生的排列具有随机选择的排列的许多特性。</w:t>
      </w:r>
    </w:p>
    <w:p w:rsidR="00B21E05" w:rsidRDefault="004E0EBE">
      <w:pPr>
        <w:pStyle w:val="a3"/>
        <w:numPr>
          <w:ilvl w:val="0"/>
          <w:numId w:val="12"/>
        </w:numPr>
        <w:ind w:firstLineChars="0"/>
        <w:rPr>
          <w:kern w:val="0"/>
        </w:rPr>
      </w:pPr>
      <w:r w:rsidRPr="004E0EBE">
        <w:rPr>
          <w:rFonts w:hint="eastAsia"/>
          <w:color w:val="0000FF"/>
          <w:kern w:val="0"/>
        </w:rPr>
        <w:t>完全散列</w:t>
      </w:r>
      <w:r w:rsidR="00B21AB2">
        <w:rPr>
          <w:rFonts w:hint="eastAsia"/>
          <w:kern w:val="0"/>
        </w:rPr>
        <w:t>：如果某一种散列技术在进行查找时，其最坏情况内存访问次数为</w:t>
      </w:r>
      <w:r w:rsidR="00B21AB2">
        <w:rPr>
          <w:rFonts w:hint="eastAsia"/>
          <w:kern w:val="0"/>
        </w:rPr>
        <w:t>O(1)</w:t>
      </w:r>
      <w:r w:rsidR="00B21AB2">
        <w:rPr>
          <w:rFonts w:hint="eastAsia"/>
          <w:kern w:val="0"/>
        </w:rPr>
        <w:t>的话，则称其为完全散列。</w:t>
      </w:r>
      <w:r w:rsidR="00B21AB2">
        <w:rPr>
          <w:kern w:val="0"/>
        </w:rPr>
        <w:br/>
      </w:r>
      <w:r w:rsidR="00B21AB2">
        <w:rPr>
          <w:rFonts w:hint="eastAsia"/>
          <w:kern w:val="0"/>
        </w:rPr>
        <w:t>书上使用了一种两级的散列方案，每一级都采用全域散列。</w:t>
      </w:r>
      <w:r w:rsidR="00B21AB2">
        <w:rPr>
          <w:kern w:val="0"/>
        </w:rPr>
        <w:br/>
      </w:r>
      <w:r w:rsidR="00B21AB2" w:rsidRPr="00B21AB2">
        <w:rPr>
          <w:rFonts w:hint="eastAsia"/>
          <w:kern w:val="0"/>
        </w:rPr>
        <w:t>通常利用一种两级的散列方案，每一级上都采用全域散列。为了确保在第二级上不出现碰撞，需要让第二级散列表</w:t>
      </w:r>
      <w:r w:rsidR="00B21AB2" w:rsidRPr="00B21AB2">
        <w:rPr>
          <w:rFonts w:hint="eastAsia"/>
          <w:kern w:val="0"/>
        </w:rPr>
        <w:t>Sj</w:t>
      </w:r>
      <w:r w:rsidR="00B21AB2" w:rsidRPr="00B21AB2">
        <w:rPr>
          <w:rFonts w:hint="eastAsia"/>
          <w:kern w:val="0"/>
        </w:rPr>
        <w:t>的大小</w:t>
      </w:r>
      <w:r w:rsidR="00B21AB2" w:rsidRPr="00B21AB2">
        <w:rPr>
          <w:rFonts w:hint="eastAsia"/>
          <w:kern w:val="0"/>
        </w:rPr>
        <w:t>mj</w:t>
      </w:r>
      <w:r w:rsidR="00B21AB2" w:rsidRPr="00B21AB2">
        <w:rPr>
          <w:rFonts w:hint="eastAsia"/>
          <w:kern w:val="0"/>
        </w:rPr>
        <w:t>为散列到槽</w:t>
      </w:r>
      <w:r w:rsidR="00B21AB2" w:rsidRPr="00B21AB2">
        <w:rPr>
          <w:rFonts w:hint="eastAsia"/>
          <w:kern w:val="0"/>
        </w:rPr>
        <w:t>j</w:t>
      </w:r>
      <w:r w:rsidR="00B21AB2" w:rsidRPr="00B21AB2">
        <w:rPr>
          <w:rFonts w:hint="eastAsia"/>
          <w:kern w:val="0"/>
        </w:rPr>
        <w:t>中的关键字数</w:t>
      </w:r>
      <w:r w:rsidR="00B21AB2" w:rsidRPr="00B21AB2">
        <w:rPr>
          <w:rFonts w:hint="eastAsia"/>
          <w:kern w:val="0"/>
        </w:rPr>
        <w:t>nj</w:t>
      </w:r>
      <w:r w:rsidR="00B21AB2" w:rsidRPr="00B21AB2">
        <w:rPr>
          <w:rFonts w:hint="eastAsia"/>
          <w:kern w:val="0"/>
        </w:rPr>
        <w:t>的平方。如果利用从某一全域散列函数类中随机选出的散列函数</w:t>
      </w:r>
      <w:r w:rsidR="00B21AB2" w:rsidRPr="00B21AB2">
        <w:rPr>
          <w:rFonts w:hint="eastAsia"/>
          <w:kern w:val="0"/>
        </w:rPr>
        <w:t>h</w:t>
      </w:r>
      <w:r w:rsidR="00B21AB2" w:rsidRPr="00B21AB2">
        <w:rPr>
          <w:rFonts w:hint="eastAsia"/>
          <w:kern w:val="0"/>
        </w:rPr>
        <w:t>，来将</w:t>
      </w:r>
      <w:r w:rsidR="00B21AB2" w:rsidRPr="00B21AB2">
        <w:rPr>
          <w:rFonts w:hint="eastAsia"/>
          <w:kern w:val="0"/>
        </w:rPr>
        <w:t>n</w:t>
      </w:r>
      <w:proofErr w:type="gramStart"/>
      <w:r w:rsidR="00B21AB2" w:rsidRPr="00B21AB2">
        <w:rPr>
          <w:rFonts w:hint="eastAsia"/>
          <w:kern w:val="0"/>
        </w:rPr>
        <w:t>个</w:t>
      </w:r>
      <w:proofErr w:type="gramEnd"/>
      <w:r w:rsidR="00B21AB2" w:rsidRPr="00B21AB2">
        <w:rPr>
          <w:rFonts w:hint="eastAsia"/>
          <w:kern w:val="0"/>
        </w:rPr>
        <w:t>关键字存储到一个大小为</w:t>
      </w:r>
      <w:r w:rsidR="00B21AB2" w:rsidRPr="00B21AB2">
        <w:rPr>
          <w:rFonts w:hint="eastAsia"/>
          <w:kern w:val="0"/>
        </w:rPr>
        <w:t>m=n</w:t>
      </w:r>
      <w:r w:rsidR="00B21AB2" w:rsidRPr="00B21AB2">
        <w:rPr>
          <w:rFonts w:hint="eastAsia"/>
          <w:kern w:val="0"/>
        </w:rPr>
        <w:t>的散列表中，并将每个二次散列表的大小置为</w:t>
      </w:r>
      <w:r w:rsidR="00B21AB2" w:rsidRPr="00B21AB2">
        <w:rPr>
          <w:rFonts w:hint="eastAsia"/>
          <w:kern w:val="0"/>
        </w:rPr>
        <w:t xml:space="preserve">mj=nj2 (j=0, 1, </w:t>
      </w:r>
      <w:r w:rsidR="00B21AB2" w:rsidRPr="00B21AB2">
        <w:rPr>
          <w:rFonts w:hint="eastAsia"/>
          <w:kern w:val="0"/>
        </w:rPr>
        <w:t>…</w:t>
      </w:r>
      <w:r w:rsidR="00B21AB2" w:rsidRPr="00B21AB2">
        <w:rPr>
          <w:rFonts w:hint="eastAsia"/>
          <w:kern w:val="0"/>
        </w:rPr>
        <w:t>, m-1)</w:t>
      </w:r>
      <w:r w:rsidR="00B21AB2" w:rsidRPr="00B21AB2">
        <w:rPr>
          <w:rFonts w:hint="eastAsia"/>
          <w:kern w:val="0"/>
        </w:rPr>
        <w:t>，则在一个完全散列方案中，存储所有二次散列表所需的存储总量的期望值小于</w:t>
      </w:r>
      <w:r w:rsidR="00B21AB2" w:rsidRPr="00B21AB2">
        <w:rPr>
          <w:rFonts w:hint="eastAsia"/>
          <w:kern w:val="0"/>
        </w:rPr>
        <w:t>2n</w:t>
      </w:r>
      <w:r w:rsidR="00B21AB2" w:rsidRPr="00B21AB2">
        <w:rPr>
          <w:rFonts w:hint="eastAsia"/>
          <w:kern w:val="0"/>
        </w:rPr>
        <w:t>。</w:t>
      </w:r>
      <w:r w:rsidR="00B21AB2">
        <w:rPr>
          <w:kern w:val="0"/>
        </w:rPr>
        <w:br/>
      </w:r>
      <w:r w:rsidR="00B21AB2">
        <w:rPr>
          <w:rFonts w:hint="eastAsia"/>
          <w:kern w:val="0"/>
        </w:rPr>
        <w:t>完全散列的关键在于：二次散列表中要求没有碰撞。这是通过确保槽的个数是关键字的个数的</w:t>
      </w:r>
      <w:proofErr w:type="gramStart"/>
      <w:r w:rsidR="00B21AB2">
        <w:rPr>
          <w:rFonts w:hint="eastAsia"/>
          <w:kern w:val="0"/>
        </w:rPr>
        <w:t>平方来</w:t>
      </w:r>
      <w:proofErr w:type="gramEnd"/>
      <w:r w:rsidR="00B21AB2">
        <w:rPr>
          <w:rFonts w:hint="eastAsia"/>
          <w:kern w:val="0"/>
        </w:rPr>
        <w:t>实现的。</w:t>
      </w:r>
    </w:p>
    <w:p w:rsidR="00B21E05" w:rsidRDefault="00B21E05">
      <w:pPr>
        <w:ind w:left="420"/>
        <w:rPr>
          <w:kern w:val="0"/>
        </w:rPr>
      </w:pPr>
    </w:p>
    <w:p w:rsidR="00EC1E60" w:rsidRDefault="00EC1E60" w:rsidP="00EC1E60">
      <w:pPr>
        <w:rPr>
          <w:ins w:id="422" w:author="tcq" w:date="2011-06-17T23:29:00Z"/>
          <w:rFonts w:ascii="Simsun" w:hAnsi="Simsun" w:cs="宋体" w:hint="eastAsia"/>
          <w:sz w:val="27"/>
          <w:szCs w:val="27"/>
        </w:rPr>
      </w:pPr>
    </w:p>
    <w:p w:rsidR="00EC1E60" w:rsidRPr="00532D98" w:rsidRDefault="00EC1E60" w:rsidP="00EC1E60">
      <w:pPr>
        <w:rPr>
          <w:ins w:id="423" w:author="tcq" w:date="2011-06-17T23:29:00Z"/>
          <w:rFonts w:hint="eastAsia"/>
        </w:rPr>
      </w:pPr>
      <w:ins w:id="424" w:author="tcq" w:date="2011-06-17T23:29: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425" w:author="tcq" w:date="2011-06-17T23:29:00Z"/>
        </w:trPr>
        <w:tc>
          <w:tcPr>
            <w:tcW w:w="11840" w:type="dxa"/>
          </w:tcPr>
          <w:p w:rsidR="00321DDD" w:rsidRPr="00321DDD" w:rsidRDefault="00321DDD" w:rsidP="00321DDD">
            <w:pPr>
              <w:rPr>
                <w:ins w:id="426" w:author="tcq" w:date="2011-06-17T23:31:00Z"/>
                <w:rFonts w:hint="eastAsia"/>
                <w:color w:val="00B0F0"/>
                <w:sz w:val="18"/>
                <w:szCs w:val="18"/>
              </w:rPr>
            </w:pPr>
            <w:ins w:id="427" w:author="tcq" w:date="2011-06-17T23:31:00Z">
              <w:r w:rsidRPr="00321DDD">
                <w:rPr>
                  <w:rFonts w:hint="eastAsia"/>
                  <w:color w:val="00B0F0"/>
                  <w:sz w:val="18"/>
                  <w:szCs w:val="18"/>
                </w:rPr>
                <w:t>开始往</w:t>
              </w:r>
              <w:r w:rsidRPr="00321DDD">
                <w:rPr>
                  <w:rFonts w:hint="eastAsia"/>
                  <w:color w:val="00B0F0"/>
                  <w:sz w:val="18"/>
                  <w:szCs w:val="18"/>
                </w:rPr>
                <w:t>UniversalHashTable</w:t>
              </w:r>
              <w:r w:rsidRPr="00321DDD">
                <w:rPr>
                  <w:rFonts w:hint="eastAsia"/>
                  <w:color w:val="00B0F0"/>
                  <w:sz w:val="18"/>
                  <w:szCs w:val="18"/>
                </w:rPr>
                <w:t>里添加内容</w:t>
              </w:r>
              <w:r w:rsidRPr="00321DDD">
                <w:rPr>
                  <w:rFonts w:hint="eastAsia"/>
                  <w:color w:val="00B0F0"/>
                  <w:sz w:val="18"/>
                  <w:szCs w:val="18"/>
                </w:rPr>
                <w:t>[0,100)</w:t>
              </w:r>
              <w:r w:rsidRPr="00321DDD">
                <w:rPr>
                  <w:rFonts w:hint="eastAsia"/>
                  <w:color w:val="00B0F0"/>
                  <w:sz w:val="18"/>
                  <w:szCs w:val="18"/>
                </w:rPr>
                <w:t>：</w:t>
              </w:r>
            </w:ins>
          </w:p>
          <w:p w:rsidR="00321DDD" w:rsidRPr="00321DDD" w:rsidRDefault="00321DDD" w:rsidP="00321DDD">
            <w:pPr>
              <w:rPr>
                <w:ins w:id="428" w:author="tcq" w:date="2011-06-17T23:31:00Z"/>
                <w:rFonts w:hint="eastAsia"/>
                <w:color w:val="00B0F0"/>
                <w:sz w:val="18"/>
                <w:szCs w:val="18"/>
              </w:rPr>
            </w:pPr>
            <w:ins w:id="429" w:author="tcq" w:date="2011-06-17T23:31:00Z">
              <w:r w:rsidRPr="00321DDD">
                <w:rPr>
                  <w:rFonts w:hint="eastAsia"/>
                  <w:color w:val="00B0F0"/>
                  <w:sz w:val="18"/>
                  <w:szCs w:val="18"/>
                </w:rPr>
                <w:t>槽</w:t>
              </w:r>
              <w:r w:rsidRPr="00321DDD">
                <w:rPr>
                  <w:rFonts w:hint="eastAsia"/>
                  <w:color w:val="00B0F0"/>
                  <w:sz w:val="18"/>
                  <w:szCs w:val="18"/>
                </w:rPr>
                <w:t>[  0  ] -&gt; 98 -&gt; 92 -&gt; 79 -&gt; 73 -&gt; 60 -&gt; 54 -&gt; 41 -&gt; 35 -&gt; 22 -&gt; 16 -&gt; 10</w:t>
              </w:r>
            </w:ins>
          </w:p>
          <w:p w:rsidR="00321DDD" w:rsidRPr="00321DDD" w:rsidRDefault="00321DDD" w:rsidP="00321DDD">
            <w:pPr>
              <w:rPr>
                <w:ins w:id="430" w:author="tcq" w:date="2011-06-17T23:31:00Z"/>
                <w:rFonts w:hint="eastAsia"/>
                <w:color w:val="00B0F0"/>
                <w:sz w:val="18"/>
                <w:szCs w:val="18"/>
              </w:rPr>
            </w:pPr>
            <w:ins w:id="431" w:author="tcq" w:date="2011-06-17T23:31:00Z">
              <w:r w:rsidRPr="00321DDD">
                <w:rPr>
                  <w:rFonts w:hint="eastAsia"/>
                  <w:color w:val="00B0F0"/>
                  <w:sz w:val="18"/>
                  <w:szCs w:val="18"/>
                </w:rPr>
                <w:t>槽</w:t>
              </w:r>
              <w:r w:rsidRPr="00321DDD">
                <w:rPr>
                  <w:rFonts w:hint="eastAsia"/>
                  <w:color w:val="00B0F0"/>
                  <w:sz w:val="18"/>
                  <w:szCs w:val="18"/>
                </w:rPr>
                <w:t>[  1  ] -&gt; 99 -&gt; 86 -&gt; 80 -&gt; 67 -&gt; 61 -&gt; 48 -&gt; 42 -&gt; 29 -&gt; 23 -&gt; 4</w:t>
              </w:r>
            </w:ins>
          </w:p>
          <w:p w:rsidR="00321DDD" w:rsidRPr="00321DDD" w:rsidRDefault="00321DDD" w:rsidP="00321DDD">
            <w:pPr>
              <w:rPr>
                <w:ins w:id="432" w:author="tcq" w:date="2011-06-17T23:31:00Z"/>
                <w:rFonts w:hint="eastAsia"/>
                <w:color w:val="00B0F0"/>
                <w:sz w:val="18"/>
                <w:szCs w:val="18"/>
              </w:rPr>
            </w:pPr>
            <w:ins w:id="433" w:author="tcq" w:date="2011-06-17T23:31:00Z">
              <w:r w:rsidRPr="00321DDD">
                <w:rPr>
                  <w:rFonts w:hint="eastAsia"/>
                  <w:color w:val="00B0F0"/>
                  <w:sz w:val="18"/>
                  <w:szCs w:val="18"/>
                </w:rPr>
                <w:t>槽</w:t>
              </w:r>
              <w:r w:rsidRPr="00321DDD">
                <w:rPr>
                  <w:rFonts w:hint="eastAsia"/>
                  <w:color w:val="00B0F0"/>
                  <w:sz w:val="18"/>
                  <w:szCs w:val="18"/>
                </w:rPr>
                <w:t>[  2  ] -&gt; 93 -&gt; 87 -&gt; 74 -&gt; 68 -&gt; 55 -&gt; 49 -&gt; 36 -&gt; 30 -&gt; 17 -&gt; 11</w:t>
              </w:r>
            </w:ins>
          </w:p>
          <w:p w:rsidR="00321DDD" w:rsidRPr="00321DDD" w:rsidRDefault="00321DDD" w:rsidP="00321DDD">
            <w:pPr>
              <w:rPr>
                <w:ins w:id="434" w:author="tcq" w:date="2011-06-17T23:31:00Z"/>
                <w:rFonts w:hint="eastAsia"/>
                <w:color w:val="00B0F0"/>
                <w:sz w:val="18"/>
                <w:szCs w:val="18"/>
              </w:rPr>
            </w:pPr>
            <w:ins w:id="435" w:author="tcq" w:date="2011-06-17T23:31:00Z">
              <w:r w:rsidRPr="00321DDD">
                <w:rPr>
                  <w:rFonts w:hint="eastAsia"/>
                  <w:color w:val="00B0F0"/>
                  <w:sz w:val="18"/>
                  <w:szCs w:val="18"/>
                </w:rPr>
                <w:t>槽</w:t>
              </w:r>
              <w:r w:rsidRPr="00321DDD">
                <w:rPr>
                  <w:rFonts w:hint="eastAsia"/>
                  <w:color w:val="00B0F0"/>
                  <w:sz w:val="18"/>
                  <w:szCs w:val="18"/>
                </w:rPr>
                <w:t>[  3  ] -&gt; 81 -&gt; 75 -&gt; 62 -&gt; 56 -&gt; 43 -&gt; 37 -&gt; 24 -&gt; 18 -&gt; 5</w:t>
              </w:r>
            </w:ins>
          </w:p>
          <w:p w:rsidR="00321DDD" w:rsidRPr="00321DDD" w:rsidRDefault="00321DDD" w:rsidP="00321DDD">
            <w:pPr>
              <w:rPr>
                <w:ins w:id="436" w:author="tcq" w:date="2011-06-17T23:31:00Z"/>
                <w:rFonts w:hint="eastAsia"/>
                <w:color w:val="00B0F0"/>
                <w:sz w:val="18"/>
                <w:szCs w:val="18"/>
              </w:rPr>
            </w:pPr>
            <w:ins w:id="437" w:author="tcq" w:date="2011-06-17T23:31:00Z">
              <w:r w:rsidRPr="00321DDD">
                <w:rPr>
                  <w:rFonts w:hint="eastAsia"/>
                  <w:color w:val="00B0F0"/>
                  <w:sz w:val="18"/>
                  <w:szCs w:val="18"/>
                </w:rPr>
                <w:t>槽</w:t>
              </w:r>
              <w:r w:rsidRPr="00321DDD">
                <w:rPr>
                  <w:rFonts w:hint="eastAsia"/>
                  <w:color w:val="00B0F0"/>
                  <w:sz w:val="18"/>
                  <w:szCs w:val="18"/>
                </w:rPr>
                <w:t>[  4  ] -&gt; 94 -&gt; 88 -&gt; 69 -&gt; 63 -&gt; 50 -&gt; 44 -&gt; 31 -&gt; 25 -&gt; 12 -&gt; 6</w:t>
              </w:r>
            </w:ins>
          </w:p>
          <w:p w:rsidR="00321DDD" w:rsidRPr="00321DDD" w:rsidRDefault="00321DDD" w:rsidP="00321DDD">
            <w:pPr>
              <w:rPr>
                <w:ins w:id="438" w:author="tcq" w:date="2011-06-17T23:31:00Z"/>
                <w:rFonts w:hint="eastAsia"/>
                <w:color w:val="00B0F0"/>
                <w:sz w:val="18"/>
                <w:szCs w:val="18"/>
              </w:rPr>
            </w:pPr>
            <w:ins w:id="439" w:author="tcq" w:date="2011-06-17T23:31:00Z">
              <w:r w:rsidRPr="00321DDD">
                <w:rPr>
                  <w:rFonts w:hint="eastAsia"/>
                  <w:color w:val="00B0F0"/>
                  <w:sz w:val="18"/>
                  <w:szCs w:val="18"/>
                </w:rPr>
                <w:t>槽</w:t>
              </w:r>
              <w:r w:rsidRPr="00321DDD">
                <w:rPr>
                  <w:rFonts w:hint="eastAsia"/>
                  <w:color w:val="00B0F0"/>
                  <w:sz w:val="18"/>
                  <w:szCs w:val="18"/>
                </w:rPr>
                <w:t>[  5  ] -&gt; 95 -&gt; 82 -&gt; 76 -&gt; 57 -&gt; 51 -&gt; 38 -&gt; 32 -&gt; 19 -&gt; 13 -&gt; 0</w:t>
              </w:r>
            </w:ins>
          </w:p>
          <w:p w:rsidR="00321DDD" w:rsidRPr="00321DDD" w:rsidRDefault="00321DDD" w:rsidP="00321DDD">
            <w:pPr>
              <w:rPr>
                <w:ins w:id="440" w:author="tcq" w:date="2011-06-17T23:31:00Z"/>
                <w:rFonts w:hint="eastAsia"/>
                <w:color w:val="00B0F0"/>
                <w:sz w:val="18"/>
                <w:szCs w:val="18"/>
              </w:rPr>
            </w:pPr>
            <w:ins w:id="441" w:author="tcq" w:date="2011-06-17T23:31:00Z">
              <w:r w:rsidRPr="00321DDD">
                <w:rPr>
                  <w:rFonts w:hint="eastAsia"/>
                  <w:color w:val="00B0F0"/>
                  <w:sz w:val="18"/>
                  <w:szCs w:val="18"/>
                </w:rPr>
                <w:t>槽</w:t>
              </w:r>
              <w:r w:rsidRPr="00321DDD">
                <w:rPr>
                  <w:rFonts w:hint="eastAsia"/>
                  <w:color w:val="00B0F0"/>
                  <w:sz w:val="18"/>
                  <w:szCs w:val="18"/>
                </w:rPr>
                <w:t>[  6  ] -&gt; 89 -&gt; 83 -&gt; 70 -&gt; 64 -&gt; 45 -&gt; 39 -&gt; 26 -&gt; 20 -&gt; 7 -&gt; 1</w:t>
              </w:r>
            </w:ins>
          </w:p>
          <w:p w:rsidR="00321DDD" w:rsidRPr="00321DDD" w:rsidRDefault="00321DDD" w:rsidP="00321DDD">
            <w:pPr>
              <w:rPr>
                <w:ins w:id="442" w:author="tcq" w:date="2011-06-17T23:31:00Z"/>
                <w:rFonts w:hint="eastAsia"/>
                <w:color w:val="00B0F0"/>
                <w:sz w:val="18"/>
                <w:szCs w:val="18"/>
              </w:rPr>
            </w:pPr>
            <w:ins w:id="443" w:author="tcq" w:date="2011-06-17T23:31:00Z">
              <w:r w:rsidRPr="00321DDD">
                <w:rPr>
                  <w:rFonts w:hint="eastAsia"/>
                  <w:color w:val="00B0F0"/>
                  <w:sz w:val="18"/>
                  <w:szCs w:val="18"/>
                </w:rPr>
                <w:t>槽</w:t>
              </w:r>
              <w:r w:rsidRPr="00321DDD">
                <w:rPr>
                  <w:rFonts w:hint="eastAsia"/>
                  <w:color w:val="00B0F0"/>
                  <w:sz w:val="18"/>
                  <w:szCs w:val="18"/>
                </w:rPr>
                <w:t>[  7  ] -&gt; 96 -&gt; 90 -&gt; 77 -&gt; 71 -&gt; 58 -&gt; 52 -&gt; 33 -&gt; 27 -&gt; 14 -&gt; 8</w:t>
              </w:r>
            </w:ins>
          </w:p>
          <w:p w:rsidR="00321DDD" w:rsidRPr="00321DDD" w:rsidRDefault="00321DDD" w:rsidP="00321DDD">
            <w:pPr>
              <w:rPr>
                <w:ins w:id="444" w:author="tcq" w:date="2011-06-17T23:31:00Z"/>
                <w:rFonts w:hint="eastAsia"/>
                <w:color w:val="00B0F0"/>
                <w:sz w:val="18"/>
                <w:szCs w:val="18"/>
              </w:rPr>
            </w:pPr>
            <w:ins w:id="445" w:author="tcq" w:date="2011-06-17T23:31:00Z">
              <w:r w:rsidRPr="00321DDD">
                <w:rPr>
                  <w:rFonts w:hint="eastAsia"/>
                  <w:color w:val="00B0F0"/>
                  <w:sz w:val="18"/>
                  <w:szCs w:val="18"/>
                </w:rPr>
                <w:t>槽</w:t>
              </w:r>
              <w:r w:rsidRPr="00321DDD">
                <w:rPr>
                  <w:rFonts w:hint="eastAsia"/>
                  <w:color w:val="00B0F0"/>
                  <w:sz w:val="18"/>
                  <w:szCs w:val="18"/>
                </w:rPr>
                <w:t>[  8  ] -&gt; 97 -&gt; 84 -&gt; 78 -&gt; 65 -&gt; 59 -&gt; 46 -&gt; 40 -&gt; 21 -&gt; 15 -&gt; 2</w:t>
              </w:r>
            </w:ins>
          </w:p>
          <w:p w:rsidR="00321DDD" w:rsidRPr="00321DDD" w:rsidRDefault="00321DDD" w:rsidP="00321DDD">
            <w:pPr>
              <w:rPr>
                <w:ins w:id="446" w:author="tcq" w:date="2011-06-17T23:31:00Z"/>
                <w:rFonts w:hint="eastAsia"/>
                <w:color w:val="00B0F0"/>
                <w:sz w:val="18"/>
                <w:szCs w:val="18"/>
              </w:rPr>
            </w:pPr>
            <w:ins w:id="447" w:author="tcq" w:date="2011-06-17T23:31:00Z">
              <w:r w:rsidRPr="00321DDD">
                <w:rPr>
                  <w:rFonts w:hint="eastAsia"/>
                  <w:color w:val="00B0F0"/>
                  <w:sz w:val="18"/>
                  <w:szCs w:val="18"/>
                </w:rPr>
                <w:t>槽</w:t>
              </w:r>
              <w:r w:rsidRPr="00321DDD">
                <w:rPr>
                  <w:rFonts w:hint="eastAsia"/>
                  <w:color w:val="00B0F0"/>
                  <w:sz w:val="18"/>
                  <w:szCs w:val="18"/>
                </w:rPr>
                <w:t>[  9  ] -&gt; 91 -&gt; 85 -&gt; 72 -&gt; 66 -&gt; 53 -&gt; 47 -&gt; 34 -&gt; 28 -&gt; 9 -&gt; 3</w:t>
              </w:r>
            </w:ins>
          </w:p>
          <w:p w:rsidR="00321DDD" w:rsidRPr="00321DDD" w:rsidRDefault="00321DDD" w:rsidP="00321DDD">
            <w:pPr>
              <w:rPr>
                <w:ins w:id="448" w:author="tcq" w:date="2011-06-17T23:31:00Z"/>
                <w:rFonts w:hint="eastAsia"/>
                <w:color w:val="00B0F0"/>
                <w:sz w:val="18"/>
                <w:szCs w:val="18"/>
              </w:rPr>
            </w:pPr>
            <w:ins w:id="449" w:author="tcq" w:date="2011-06-17T23:31:00Z">
              <w:r w:rsidRPr="00321DDD">
                <w:rPr>
                  <w:rFonts w:hint="eastAsia"/>
                  <w:color w:val="00B0F0"/>
                  <w:sz w:val="18"/>
                  <w:szCs w:val="18"/>
                </w:rPr>
                <w:t>开始删除内容</w:t>
              </w:r>
              <w:r w:rsidRPr="00321DDD">
                <w:rPr>
                  <w:rFonts w:hint="eastAsia"/>
                  <w:color w:val="00B0F0"/>
                  <w:sz w:val="18"/>
                  <w:szCs w:val="18"/>
                </w:rPr>
                <w:t>[0,5)</w:t>
              </w:r>
              <w:r w:rsidRPr="00321DDD">
                <w:rPr>
                  <w:rFonts w:hint="eastAsia"/>
                  <w:color w:val="00B0F0"/>
                  <w:sz w:val="18"/>
                  <w:szCs w:val="18"/>
                </w:rPr>
                <w:t>：</w:t>
              </w:r>
            </w:ins>
          </w:p>
          <w:p w:rsidR="00321DDD" w:rsidRPr="00321DDD" w:rsidRDefault="00321DDD" w:rsidP="00321DDD">
            <w:pPr>
              <w:rPr>
                <w:ins w:id="450" w:author="tcq" w:date="2011-06-17T23:31:00Z"/>
                <w:rFonts w:hint="eastAsia"/>
                <w:color w:val="00B0F0"/>
                <w:sz w:val="18"/>
                <w:szCs w:val="18"/>
              </w:rPr>
            </w:pPr>
            <w:ins w:id="451" w:author="tcq" w:date="2011-06-17T23:31:00Z">
              <w:r w:rsidRPr="00321DDD">
                <w:rPr>
                  <w:rFonts w:hint="eastAsia"/>
                  <w:color w:val="00B0F0"/>
                  <w:sz w:val="18"/>
                  <w:szCs w:val="18"/>
                </w:rPr>
                <w:t>槽</w:t>
              </w:r>
              <w:r w:rsidRPr="00321DDD">
                <w:rPr>
                  <w:rFonts w:hint="eastAsia"/>
                  <w:color w:val="00B0F0"/>
                  <w:sz w:val="18"/>
                  <w:szCs w:val="18"/>
                </w:rPr>
                <w:t>[  0  ] -&gt; 98 -&gt; 92 -&gt; 79 -&gt; 73 -&gt; 60 -&gt; 54 -&gt; 41 -&gt; 35 -&gt; 22 -&gt; 16 -&gt; 10</w:t>
              </w:r>
            </w:ins>
          </w:p>
          <w:p w:rsidR="00321DDD" w:rsidRPr="00321DDD" w:rsidRDefault="00321DDD" w:rsidP="00321DDD">
            <w:pPr>
              <w:rPr>
                <w:ins w:id="452" w:author="tcq" w:date="2011-06-17T23:31:00Z"/>
                <w:rFonts w:hint="eastAsia"/>
                <w:color w:val="00B0F0"/>
                <w:sz w:val="18"/>
                <w:szCs w:val="18"/>
              </w:rPr>
            </w:pPr>
            <w:ins w:id="453" w:author="tcq" w:date="2011-06-17T23:31:00Z">
              <w:r w:rsidRPr="00321DDD">
                <w:rPr>
                  <w:rFonts w:hint="eastAsia"/>
                  <w:color w:val="00B0F0"/>
                  <w:sz w:val="18"/>
                  <w:szCs w:val="18"/>
                </w:rPr>
                <w:t>槽</w:t>
              </w:r>
              <w:r w:rsidRPr="00321DDD">
                <w:rPr>
                  <w:rFonts w:hint="eastAsia"/>
                  <w:color w:val="00B0F0"/>
                  <w:sz w:val="18"/>
                  <w:szCs w:val="18"/>
                </w:rPr>
                <w:t>[  1  ] -&gt; 99 -&gt; 86 -&gt; 80 -&gt; 67 -&gt; 61 -&gt; 48 -&gt; 42 -&gt; 29 -&gt; 23</w:t>
              </w:r>
            </w:ins>
          </w:p>
          <w:p w:rsidR="00321DDD" w:rsidRPr="00321DDD" w:rsidRDefault="00321DDD" w:rsidP="00321DDD">
            <w:pPr>
              <w:rPr>
                <w:ins w:id="454" w:author="tcq" w:date="2011-06-17T23:31:00Z"/>
                <w:rFonts w:hint="eastAsia"/>
                <w:color w:val="00B0F0"/>
                <w:sz w:val="18"/>
                <w:szCs w:val="18"/>
              </w:rPr>
            </w:pPr>
            <w:ins w:id="455" w:author="tcq" w:date="2011-06-17T23:31:00Z">
              <w:r w:rsidRPr="00321DDD">
                <w:rPr>
                  <w:rFonts w:hint="eastAsia"/>
                  <w:color w:val="00B0F0"/>
                  <w:sz w:val="18"/>
                  <w:szCs w:val="18"/>
                </w:rPr>
                <w:t>槽</w:t>
              </w:r>
              <w:r w:rsidRPr="00321DDD">
                <w:rPr>
                  <w:rFonts w:hint="eastAsia"/>
                  <w:color w:val="00B0F0"/>
                  <w:sz w:val="18"/>
                  <w:szCs w:val="18"/>
                </w:rPr>
                <w:t>[  2  ] -&gt; 93 -&gt; 87 -&gt; 74 -&gt; 68 -&gt; 55 -&gt; 49 -&gt; 36 -&gt; 30 -&gt; 17 -&gt; 11</w:t>
              </w:r>
            </w:ins>
          </w:p>
          <w:p w:rsidR="00321DDD" w:rsidRPr="00321DDD" w:rsidRDefault="00321DDD" w:rsidP="00321DDD">
            <w:pPr>
              <w:rPr>
                <w:ins w:id="456" w:author="tcq" w:date="2011-06-17T23:31:00Z"/>
                <w:rFonts w:hint="eastAsia"/>
                <w:color w:val="00B0F0"/>
                <w:sz w:val="18"/>
                <w:szCs w:val="18"/>
              </w:rPr>
            </w:pPr>
            <w:ins w:id="457" w:author="tcq" w:date="2011-06-17T23:31:00Z">
              <w:r w:rsidRPr="00321DDD">
                <w:rPr>
                  <w:rFonts w:hint="eastAsia"/>
                  <w:color w:val="00B0F0"/>
                  <w:sz w:val="18"/>
                  <w:szCs w:val="18"/>
                </w:rPr>
                <w:t>槽</w:t>
              </w:r>
              <w:r w:rsidRPr="00321DDD">
                <w:rPr>
                  <w:rFonts w:hint="eastAsia"/>
                  <w:color w:val="00B0F0"/>
                  <w:sz w:val="18"/>
                  <w:szCs w:val="18"/>
                </w:rPr>
                <w:t>[  3  ] -&gt; 81 -&gt; 75 -&gt; 62 -&gt; 56 -&gt; 43 -&gt; 37 -&gt; 24 -&gt; 18 -&gt; 5</w:t>
              </w:r>
            </w:ins>
          </w:p>
          <w:p w:rsidR="00321DDD" w:rsidRPr="00321DDD" w:rsidRDefault="00321DDD" w:rsidP="00321DDD">
            <w:pPr>
              <w:rPr>
                <w:ins w:id="458" w:author="tcq" w:date="2011-06-17T23:31:00Z"/>
                <w:rFonts w:hint="eastAsia"/>
                <w:color w:val="00B0F0"/>
                <w:sz w:val="18"/>
                <w:szCs w:val="18"/>
              </w:rPr>
            </w:pPr>
            <w:ins w:id="459" w:author="tcq" w:date="2011-06-17T23:31:00Z">
              <w:r w:rsidRPr="00321DDD">
                <w:rPr>
                  <w:rFonts w:hint="eastAsia"/>
                  <w:color w:val="00B0F0"/>
                  <w:sz w:val="18"/>
                  <w:szCs w:val="18"/>
                </w:rPr>
                <w:t>槽</w:t>
              </w:r>
              <w:r w:rsidRPr="00321DDD">
                <w:rPr>
                  <w:rFonts w:hint="eastAsia"/>
                  <w:color w:val="00B0F0"/>
                  <w:sz w:val="18"/>
                  <w:szCs w:val="18"/>
                </w:rPr>
                <w:t>[  4  ] -&gt; 94 -&gt; 88 -&gt; 69 -&gt; 63 -&gt; 50 -&gt; 44 -&gt; 31 -&gt; 25 -&gt; 12 -&gt; 6</w:t>
              </w:r>
            </w:ins>
          </w:p>
          <w:p w:rsidR="00321DDD" w:rsidRPr="00321DDD" w:rsidRDefault="00321DDD" w:rsidP="00321DDD">
            <w:pPr>
              <w:rPr>
                <w:ins w:id="460" w:author="tcq" w:date="2011-06-17T23:31:00Z"/>
                <w:rFonts w:hint="eastAsia"/>
                <w:color w:val="00B0F0"/>
                <w:sz w:val="18"/>
                <w:szCs w:val="18"/>
              </w:rPr>
            </w:pPr>
            <w:ins w:id="461" w:author="tcq" w:date="2011-06-17T23:31:00Z">
              <w:r w:rsidRPr="00321DDD">
                <w:rPr>
                  <w:rFonts w:hint="eastAsia"/>
                  <w:color w:val="00B0F0"/>
                  <w:sz w:val="18"/>
                  <w:szCs w:val="18"/>
                </w:rPr>
                <w:t>槽</w:t>
              </w:r>
              <w:r w:rsidRPr="00321DDD">
                <w:rPr>
                  <w:rFonts w:hint="eastAsia"/>
                  <w:color w:val="00B0F0"/>
                  <w:sz w:val="18"/>
                  <w:szCs w:val="18"/>
                </w:rPr>
                <w:t>[  5  ] -&gt; 95 -&gt; 82 -&gt; 76 -&gt; 57 -&gt; 51 -&gt; 38 -&gt; 32 -&gt; 19 -&gt; 13</w:t>
              </w:r>
            </w:ins>
          </w:p>
          <w:p w:rsidR="00321DDD" w:rsidRPr="00321DDD" w:rsidRDefault="00321DDD" w:rsidP="00321DDD">
            <w:pPr>
              <w:rPr>
                <w:ins w:id="462" w:author="tcq" w:date="2011-06-17T23:31:00Z"/>
                <w:rFonts w:hint="eastAsia"/>
                <w:color w:val="00B0F0"/>
                <w:sz w:val="18"/>
                <w:szCs w:val="18"/>
              </w:rPr>
            </w:pPr>
            <w:ins w:id="463" w:author="tcq" w:date="2011-06-17T23:31:00Z">
              <w:r w:rsidRPr="00321DDD">
                <w:rPr>
                  <w:rFonts w:hint="eastAsia"/>
                  <w:color w:val="00B0F0"/>
                  <w:sz w:val="18"/>
                  <w:szCs w:val="18"/>
                </w:rPr>
                <w:t>槽</w:t>
              </w:r>
              <w:r w:rsidRPr="00321DDD">
                <w:rPr>
                  <w:rFonts w:hint="eastAsia"/>
                  <w:color w:val="00B0F0"/>
                  <w:sz w:val="18"/>
                  <w:szCs w:val="18"/>
                </w:rPr>
                <w:t>[  6  ] -&gt; 89 -&gt; 83 -&gt; 70 -&gt; 64 -&gt; 45 -&gt; 39 -&gt; 26 -&gt; 20 -&gt; 7</w:t>
              </w:r>
            </w:ins>
          </w:p>
          <w:p w:rsidR="00321DDD" w:rsidRPr="00321DDD" w:rsidRDefault="00321DDD" w:rsidP="00321DDD">
            <w:pPr>
              <w:rPr>
                <w:ins w:id="464" w:author="tcq" w:date="2011-06-17T23:31:00Z"/>
                <w:rFonts w:hint="eastAsia"/>
                <w:color w:val="00B0F0"/>
                <w:sz w:val="18"/>
                <w:szCs w:val="18"/>
              </w:rPr>
            </w:pPr>
            <w:ins w:id="465" w:author="tcq" w:date="2011-06-17T23:31:00Z">
              <w:r w:rsidRPr="00321DDD">
                <w:rPr>
                  <w:rFonts w:hint="eastAsia"/>
                  <w:color w:val="00B0F0"/>
                  <w:sz w:val="18"/>
                  <w:szCs w:val="18"/>
                </w:rPr>
                <w:t>槽</w:t>
              </w:r>
              <w:r w:rsidRPr="00321DDD">
                <w:rPr>
                  <w:rFonts w:hint="eastAsia"/>
                  <w:color w:val="00B0F0"/>
                  <w:sz w:val="18"/>
                  <w:szCs w:val="18"/>
                </w:rPr>
                <w:t>[  7  ] -&gt; 96 -&gt; 90 -&gt; 77 -&gt; 71 -&gt; 58 -&gt; 52 -&gt; 33 -&gt; 27 -&gt; 14 -&gt; 8</w:t>
              </w:r>
            </w:ins>
          </w:p>
          <w:p w:rsidR="00321DDD" w:rsidRPr="00321DDD" w:rsidRDefault="00321DDD" w:rsidP="00321DDD">
            <w:pPr>
              <w:rPr>
                <w:ins w:id="466" w:author="tcq" w:date="2011-06-17T23:31:00Z"/>
                <w:rFonts w:hint="eastAsia"/>
                <w:color w:val="00B0F0"/>
                <w:sz w:val="18"/>
                <w:szCs w:val="18"/>
              </w:rPr>
            </w:pPr>
            <w:ins w:id="467" w:author="tcq" w:date="2011-06-17T23:31:00Z">
              <w:r w:rsidRPr="00321DDD">
                <w:rPr>
                  <w:rFonts w:hint="eastAsia"/>
                  <w:color w:val="00B0F0"/>
                  <w:sz w:val="18"/>
                  <w:szCs w:val="18"/>
                </w:rPr>
                <w:t>槽</w:t>
              </w:r>
              <w:r w:rsidRPr="00321DDD">
                <w:rPr>
                  <w:rFonts w:hint="eastAsia"/>
                  <w:color w:val="00B0F0"/>
                  <w:sz w:val="18"/>
                  <w:szCs w:val="18"/>
                </w:rPr>
                <w:t>[  8  ] -&gt; 97 -&gt; 84 -&gt; 78 -&gt; 65 -&gt; 59 -&gt; 46 -&gt; 40 -&gt; 21 -&gt; 15</w:t>
              </w:r>
            </w:ins>
          </w:p>
          <w:p w:rsidR="00321DDD" w:rsidRPr="00321DDD" w:rsidRDefault="00321DDD" w:rsidP="00321DDD">
            <w:pPr>
              <w:rPr>
                <w:ins w:id="468" w:author="tcq" w:date="2011-06-17T23:31:00Z"/>
                <w:rFonts w:hint="eastAsia"/>
                <w:color w:val="00B0F0"/>
                <w:sz w:val="18"/>
                <w:szCs w:val="18"/>
              </w:rPr>
            </w:pPr>
            <w:ins w:id="469" w:author="tcq" w:date="2011-06-17T23:31:00Z">
              <w:r w:rsidRPr="00321DDD">
                <w:rPr>
                  <w:rFonts w:hint="eastAsia"/>
                  <w:color w:val="00B0F0"/>
                  <w:sz w:val="18"/>
                  <w:szCs w:val="18"/>
                </w:rPr>
                <w:t>槽</w:t>
              </w:r>
              <w:r w:rsidRPr="00321DDD">
                <w:rPr>
                  <w:rFonts w:hint="eastAsia"/>
                  <w:color w:val="00B0F0"/>
                  <w:sz w:val="18"/>
                  <w:szCs w:val="18"/>
                </w:rPr>
                <w:t>[  9  ] -&gt; 91 -&gt; 85 -&gt; 72 -&gt; 66 -&gt; 53 -&gt; 47 -&gt; 34 -&gt; 28 -&gt; 9</w:t>
              </w:r>
            </w:ins>
          </w:p>
          <w:p w:rsidR="00321DDD" w:rsidRPr="00321DDD" w:rsidRDefault="00321DDD" w:rsidP="00321DDD">
            <w:pPr>
              <w:rPr>
                <w:ins w:id="470" w:author="tcq" w:date="2011-06-17T23:31:00Z"/>
                <w:rFonts w:hint="eastAsia"/>
                <w:color w:val="00B0F0"/>
                <w:sz w:val="18"/>
                <w:szCs w:val="18"/>
              </w:rPr>
            </w:pPr>
            <w:ins w:id="471" w:author="tcq" w:date="2011-06-17T23:31:00Z">
              <w:r w:rsidRPr="00321DDD">
                <w:rPr>
                  <w:rFonts w:hint="eastAsia"/>
                  <w:color w:val="00B0F0"/>
                  <w:sz w:val="18"/>
                  <w:szCs w:val="18"/>
                </w:rPr>
                <w:t>开始检索结点</w:t>
              </w:r>
              <w:r w:rsidRPr="00321DDD">
                <w:rPr>
                  <w:rFonts w:hint="eastAsia"/>
                  <w:color w:val="00B0F0"/>
                  <w:sz w:val="18"/>
                  <w:szCs w:val="18"/>
                </w:rPr>
                <w:t>[0]</w:t>
              </w:r>
              <w:r w:rsidRPr="00321DDD">
                <w:rPr>
                  <w:rFonts w:hint="eastAsia"/>
                  <w:color w:val="00B0F0"/>
                  <w:sz w:val="18"/>
                  <w:szCs w:val="18"/>
                </w:rPr>
                <w:t>：未找到</w:t>
              </w:r>
            </w:ins>
          </w:p>
          <w:p w:rsidR="00321DDD" w:rsidRPr="00321DDD" w:rsidRDefault="00321DDD" w:rsidP="00321DDD">
            <w:pPr>
              <w:rPr>
                <w:ins w:id="472" w:author="tcq" w:date="2011-06-17T23:31:00Z"/>
                <w:rFonts w:hint="eastAsia"/>
                <w:color w:val="00B0F0"/>
                <w:sz w:val="18"/>
                <w:szCs w:val="18"/>
              </w:rPr>
            </w:pPr>
            <w:ins w:id="473" w:author="tcq" w:date="2011-06-17T23:31:00Z">
              <w:r w:rsidRPr="00321DDD">
                <w:rPr>
                  <w:rFonts w:hint="eastAsia"/>
                  <w:color w:val="00B0F0"/>
                  <w:sz w:val="18"/>
                  <w:szCs w:val="18"/>
                </w:rPr>
                <w:t>开始检索结点</w:t>
              </w:r>
              <w:r w:rsidRPr="00321DDD">
                <w:rPr>
                  <w:rFonts w:hint="eastAsia"/>
                  <w:color w:val="00B0F0"/>
                  <w:sz w:val="18"/>
                  <w:szCs w:val="18"/>
                </w:rPr>
                <w:t>[1]</w:t>
              </w:r>
              <w:r w:rsidRPr="00321DDD">
                <w:rPr>
                  <w:rFonts w:hint="eastAsia"/>
                  <w:color w:val="00B0F0"/>
                  <w:sz w:val="18"/>
                  <w:szCs w:val="18"/>
                </w:rPr>
                <w:t>：未找到</w:t>
              </w:r>
            </w:ins>
          </w:p>
          <w:p w:rsidR="00321DDD" w:rsidRPr="00321DDD" w:rsidRDefault="00321DDD" w:rsidP="00321DDD">
            <w:pPr>
              <w:rPr>
                <w:ins w:id="474" w:author="tcq" w:date="2011-06-17T23:31:00Z"/>
                <w:rFonts w:hint="eastAsia"/>
                <w:color w:val="00B0F0"/>
                <w:sz w:val="18"/>
                <w:szCs w:val="18"/>
              </w:rPr>
            </w:pPr>
            <w:ins w:id="475" w:author="tcq" w:date="2011-06-17T23:31:00Z">
              <w:r w:rsidRPr="00321DDD">
                <w:rPr>
                  <w:rFonts w:hint="eastAsia"/>
                  <w:color w:val="00B0F0"/>
                  <w:sz w:val="18"/>
                  <w:szCs w:val="18"/>
                </w:rPr>
                <w:t>开始检索结点</w:t>
              </w:r>
              <w:r w:rsidRPr="00321DDD">
                <w:rPr>
                  <w:rFonts w:hint="eastAsia"/>
                  <w:color w:val="00B0F0"/>
                  <w:sz w:val="18"/>
                  <w:szCs w:val="18"/>
                </w:rPr>
                <w:t>[2]</w:t>
              </w:r>
              <w:r w:rsidRPr="00321DDD">
                <w:rPr>
                  <w:rFonts w:hint="eastAsia"/>
                  <w:color w:val="00B0F0"/>
                  <w:sz w:val="18"/>
                  <w:szCs w:val="18"/>
                </w:rPr>
                <w:t>：未找到</w:t>
              </w:r>
            </w:ins>
          </w:p>
          <w:p w:rsidR="00321DDD" w:rsidRPr="00321DDD" w:rsidRDefault="00321DDD" w:rsidP="00321DDD">
            <w:pPr>
              <w:rPr>
                <w:ins w:id="476" w:author="tcq" w:date="2011-06-17T23:31:00Z"/>
                <w:rFonts w:hint="eastAsia"/>
                <w:color w:val="00B0F0"/>
                <w:sz w:val="18"/>
                <w:szCs w:val="18"/>
              </w:rPr>
            </w:pPr>
            <w:ins w:id="477" w:author="tcq" w:date="2011-06-17T23:31:00Z">
              <w:r w:rsidRPr="00321DDD">
                <w:rPr>
                  <w:rFonts w:hint="eastAsia"/>
                  <w:color w:val="00B0F0"/>
                  <w:sz w:val="18"/>
                  <w:szCs w:val="18"/>
                </w:rPr>
                <w:t>开始检索结点</w:t>
              </w:r>
              <w:r w:rsidRPr="00321DDD">
                <w:rPr>
                  <w:rFonts w:hint="eastAsia"/>
                  <w:color w:val="00B0F0"/>
                  <w:sz w:val="18"/>
                  <w:szCs w:val="18"/>
                </w:rPr>
                <w:t>[3]</w:t>
              </w:r>
              <w:r w:rsidRPr="00321DDD">
                <w:rPr>
                  <w:rFonts w:hint="eastAsia"/>
                  <w:color w:val="00B0F0"/>
                  <w:sz w:val="18"/>
                  <w:szCs w:val="18"/>
                </w:rPr>
                <w:t>：未找到</w:t>
              </w:r>
            </w:ins>
          </w:p>
          <w:p w:rsidR="00321DDD" w:rsidRPr="00321DDD" w:rsidRDefault="00321DDD" w:rsidP="00321DDD">
            <w:pPr>
              <w:rPr>
                <w:ins w:id="478" w:author="tcq" w:date="2011-06-17T23:31:00Z"/>
                <w:rFonts w:hint="eastAsia"/>
                <w:color w:val="00B0F0"/>
                <w:sz w:val="18"/>
                <w:szCs w:val="18"/>
              </w:rPr>
            </w:pPr>
            <w:ins w:id="479" w:author="tcq" w:date="2011-06-17T23:31:00Z">
              <w:r w:rsidRPr="00321DDD">
                <w:rPr>
                  <w:rFonts w:hint="eastAsia"/>
                  <w:color w:val="00B0F0"/>
                  <w:sz w:val="18"/>
                  <w:szCs w:val="18"/>
                </w:rPr>
                <w:t>开始检索结点</w:t>
              </w:r>
              <w:r w:rsidRPr="00321DDD">
                <w:rPr>
                  <w:rFonts w:hint="eastAsia"/>
                  <w:color w:val="00B0F0"/>
                  <w:sz w:val="18"/>
                  <w:szCs w:val="18"/>
                </w:rPr>
                <w:t>[4]</w:t>
              </w:r>
              <w:r w:rsidRPr="00321DDD">
                <w:rPr>
                  <w:rFonts w:hint="eastAsia"/>
                  <w:color w:val="00B0F0"/>
                  <w:sz w:val="18"/>
                  <w:szCs w:val="18"/>
                </w:rPr>
                <w:t>：未找到</w:t>
              </w:r>
            </w:ins>
          </w:p>
          <w:p w:rsidR="00321DDD" w:rsidRPr="00321DDD" w:rsidRDefault="00321DDD" w:rsidP="00321DDD">
            <w:pPr>
              <w:rPr>
                <w:ins w:id="480" w:author="tcq" w:date="2011-06-17T23:31:00Z"/>
                <w:rFonts w:hint="eastAsia"/>
                <w:color w:val="00B0F0"/>
                <w:sz w:val="18"/>
                <w:szCs w:val="18"/>
              </w:rPr>
            </w:pPr>
            <w:ins w:id="481" w:author="tcq" w:date="2011-06-17T23:31:00Z">
              <w:r w:rsidRPr="00321DDD">
                <w:rPr>
                  <w:rFonts w:hint="eastAsia"/>
                  <w:color w:val="00B0F0"/>
                  <w:sz w:val="18"/>
                  <w:szCs w:val="18"/>
                </w:rPr>
                <w:t>开始检索结点</w:t>
              </w:r>
              <w:r w:rsidRPr="00321DDD">
                <w:rPr>
                  <w:rFonts w:hint="eastAsia"/>
                  <w:color w:val="00B0F0"/>
                  <w:sz w:val="18"/>
                  <w:szCs w:val="18"/>
                </w:rPr>
                <w:t>[5]</w:t>
              </w:r>
              <w:r w:rsidRPr="00321DDD">
                <w:rPr>
                  <w:rFonts w:hint="eastAsia"/>
                  <w:color w:val="00B0F0"/>
                  <w:sz w:val="18"/>
                  <w:szCs w:val="18"/>
                </w:rPr>
                <w:t>：</w:t>
              </w:r>
              <w:r w:rsidRPr="00321DDD">
                <w:rPr>
                  <w:rFonts w:hint="eastAsia"/>
                  <w:color w:val="00B0F0"/>
                  <w:sz w:val="18"/>
                  <w:szCs w:val="18"/>
                </w:rPr>
                <w:t>5</w:t>
              </w:r>
            </w:ins>
          </w:p>
          <w:p w:rsidR="00321DDD" w:rsidRPr="00321DDD" w:rsidRDefault="00321DDD" w:rsidP="00321DDD">
            <w:pPr>
              <w:rPr>
                <w:ins w:id="482" w:author="tcq" w:date="2011-06-17T23:31:00Z"/>
                <w:rFonts w:hint="eastAsia"/>
                <w:color w:val="00B0F0"/>
                <w:sz w:val="18"/>
                <w:szCs w:val="18"/>
              </w:rPr>
            </w:pPr>
            <w:ins w:id="483" w:author="tcq" w:date="2011-06-17T23:31:00Z">
              <w:r w:rsidRPr="00321DDD">
                <w:rPr>
                  <w:rFonts w:hint="eastAsia"/>
                  <w:color w:val="00B0F0"/>
                  <w:sz w:val="18"/>
                  <w:szCs w:val="18"/>
                </w:rPr>
                <w:t>开始检索结点</w:t>
              </w:r>
              <w:r w:rsidRPr="00321DDD">
                <w:rPr>
                  <w:rFonts w:hint="eastAsia"/>
                  <w:color w:val="00B0F0"/>
                  <w:sz w:val="18"/>
                  <w:szCs w:val="18"/>
                </w:rPr>
                <w:t>[6]</w:t>
              </w:r>
              <w:r w:rsidRPr="00321DDD">
                <w:rPr>
                  <w:rFonts w:hint="eastAsia"/>
                  <w:color w:val="00B0F0"/>
                  <w:sz w:val="18"/>
                  <w:szCs w:val="18"/>
                </w:rPr>
                <w:t>：</w:t>
              </w:r>
              <w:r w:rsidRPr="00321DDD">
                <w:rPr>
                  <w:rFonts w:hint="eastAsia"/>
                  <w:color w:val="00B0F0"/>
                  <w:sz w:val="18"/>
                  <w:szCs w:val="18"/>
                </w:rPr>
                <w:t>6</w:t>
              </w:r>
            </w:ins>
          </w:p>
          <w:p w:rsidR="00321DDD" w:rsidRPr="00321DDD" w:rsidRDefault="00321DDD" w:rsidP="00321DDD">
            <w:pPr>
              <w:rPr>
                <w:ins w:id="484" w:author="tcq" w:date="2011-06-17T23:31:00Z"/>
                <w:rFonts w:hint="eastAsia"/>
                <w:color w:val="00B0F0"/>
                <w:sz w:val="18"/>
                <w:szCs w:val="18"/>
              </w:rPr>
            </w:pPr>
            <w:ins w:id="485" w:author="tcq" w:date="2011-06-17T23:31:00Z">
              <w:r w:rsidRPr="00321DDD">
                <w:rPr>
                  <w:rFonts w:hint="eastAsia"/>
                  <w:color w:val="00B0F0"/>
                  <w:sz w:val="18"/>
                  <w:szCs w:val="18"/>
                </w:rPr>
                <w:t>开始检索结点</w:t>
              </w:r>
              <w:r w:rsidRPr="00321DDD">
                <w:rPr>
                  <w:rFonts w:hint="eastAsia"/>
                  <w:color w:val="00B0F0"/>
                  <w:sz w:val="18"/>
                  <w:szCs w:val="18"/>
                </w:rPr>
                <w:t>[7]</w:t>
              </w:r>
              <w:r w:rsidRPr="00321DDD">
                <w:rPr>
                  <w:rFonts w:hint="eastAsia"/>
                  <w:color w:val="00B0F0"/>
                  <w:sz w:val="18"/>
                  <w:szCs w:val="18"/>
                </w:rPr>
                <w:t>：</w:t>
              </w:r>
              <w:r w:rsidRPr="00321DDD">
                <w:rPr>
                  <w:rFonts w:hint="eastAsia"/>
                  <w:color w:val="00B0F0"/>
                  <w:sz w:val="18"/>
                  <w:szCs w:val="18"/>
                </w:rPr>
                <w:t>7</w:t>
              </w:r>
            </w:ins>
          </w:p>
          <w:p w:rsidR="00321DDD" w:rsidRPr="00321DDD" w:rsidRDefault="00321DDD" w:rsidP="00321DDD">
            <w:pPr>
              <w:rPr>
                <w:ins w:id="486" w:author="tcq" w:date="2011-06-17T23:31:00Z"/>
                <w:rFonts w:hint="eastAsia"/>
                <w:color w:val="00B0F0"/>
                <w:sz w:val="18"/>
                <w:szCs w:val="18"/>
              </w:rPr>
            </w:pPr>
            <w:ins w:id="487" w:author="tcq" w:date="2011-06-17T23:31:00Z">
              <w:r w:rsidRPr="00321DDD">
                <w:rPr>
                  <w:rFonts w:hint="eastAsia"/>
                  <w:color w:val="00B0F0"/>
                  <w:sz w:val="18"/>
                  <w:szCs w:val="18"/>
                </w:rPr>
                <w:t>开始检索结点</w:t>
              </w:r>
              <w:r w:rsidRPr="00321DDD">
                <w:rPr>
                  <w:rFonts w:hint="eastAsia"/>
                  <w:color w:val="00B0F0"/>
                  <w:sz w:val="18"/>
                  <w:szCs w:val="18"/>
                </w:rPr>
                <w:t>[8]</w:t>
              </w:r>
              <w:r w:rsidRPr="00321DDD">
                <w:rPr>
                  <w:rFonts w:hint="eastAsia"/>
                  <w:color w:val="00B0F0"/>
                  <w:sz w:val="18"/>
                  <w:szCs w:val="18"/>
                </w:rPr>
                <w:t>：</w:t>
              </w:r>
              <w:r w:rsidRPr="00321DDD">
                <w:rPr>
                  <w:rFonts w:hint="eastAsia"/>
                  <w:color w:val="00B0F0"/>
                  <w:sz w:val="18"/>
                  <w:szCs w:val="18"/>
                </w:rPr>
                <w:t>8</w:t>
              </w:r>
            </w:ins>
          </w:p>
          <w:p w:rsidR="00321DDD" w:rsidRPr="00321DDD" w:rsidRDefault="00321DDD" w:rsidP="00321DDD">
            <w:pPr>
              <w:rPr>
                <w:ins w:id="488" w:author="tcq" w:date="2011-06-17T23:31:00Z"/>
                <w:rFonts w:hint="eastAsia"/>
                <w:color w:val="00B0F0"/>
                <w:sz w:val="18"/>
                <w:szCs w:val="18"/>
              </w:rPr>
            </w:pPr>
            <w:ins w:id="489" w:author="tcq" w:date="2011-06-17T23:31:00Z">
              <w:r w:rsidRPr="00321DDD">
                <w:rPr>
                  <w:rFonts w:hint="eastAsia"/>
                  <w:color w:val="00B0F0"/>
                  <w:sz w:val="18"/>
                  <w:szCs w:val="18"/>
                </w:rPr>
                <w:t>开始检索结点</w:t>
              </w:r>
              <w:r w:rsidRPr="00321DDD">
                <w:rPr>
                  <w:rFonts w:hint="eastAsia"/>
                  <w:color w:val="00B0F0"/>
                  <w:sz w:val="18"/>
                  <w:szCs w:val="18"/>
                </w:rPr>
                <w:t>[9]</w:t>
              </w:r>
              <w:r w:rsidRPr="00321DDD">
                <w:rPr>
                  <w:rFonts w:hint="eastAsia"/>
                  <w:color w:val="00B0F0"/>
                  <w:sz w:val="18"/>
                  <w:szCs w:val="18"/>
                </w:rPr>
                <w:t>：</w:t>
              </w:r>
              <w:r w:rsidRPr="00321DDD">
                <w:rPr>
                  <w:rFonts w:hint="eastAsia"/>
                  <w:color w:val="00B0F0"/>
                  <w:sz w:val="18"/>
                  <w:szCs w:val="18"/>
                </w:rPr>
                <w:t>9</w:t>
              </w:r>
            </w:ins>
          </w:p>
          <w:p w:rsidR="00EC1E60" w:rsidRPr="000C5D60" w:rsidRDefault="00321DDD" w:rsidP="00321DDD">
            <w:pPr>
              <w:rPr>
                <w:ins w:id="490" w:author="tcq" w:date="2011-06-17T23:29:00Z"/>
                <w:color w:val="00B0F0"/>
                <w:sz w:val="18"/>
                <w:szCs w:val="18"/>
              </w:rPr>
            </w:pPr>
            <w:ins w:id="491" w:author="tcq" w:date="2011-06-17T23:31:00Z">
              <w:r w:rsidRPr="00321DDD">
                <w:rPr>
                  <w:rFonts w:hint="eastAsia"/>
                  <w:color w:val="00B0F0"/>
                  <w:sz w:val="18"/>
                  <w:szCs w:val="18"/>
                </w:rPr>
                <w:t>请按任意键继续</w:t>
              </w:r>
              <w:r w:rsidRPr="00321DDD">
                <w:rPr>
                  <w:rFonts w:hint="eastAsia"/>
                  <w:color w:val="00B0F0"/>
                  <w:sz w:val="18"/>
                  <w:szCs w:val="18"/>
                </w:rPr>
                <w:t>. . .</w:t>
              </w:r>
            </w:ins>
          </w:p>
        </w:tc>
      </w:tr>
    </w:tbl>
    <w:p w:rsidR="00EC1E60" w:rsidRPr="00EC1E60" w:rsidRDefault="00EC1E60">
      <w:pPr>
        <w:rPr>
          <w:kern w:val="0"/>
          <w:rPrChange w:id="492" w:author="tcq" w:date="2011-06-17T23:29:00Z">
            <w:rPr>
              <w:kern w:val="0"/>
            </w:rPr>
          </w:rPrChange>
        </w:rPr>
      </w:pPr>
    </w:p>
    <w:p w:rsidR="00B21E05" w:rsidRDefault="00B21AB2">
      <w:pPr>
        <w:pStyle w:val="3"/>
      </w:pPr>
      <w:r>
        <w:rPr>
          <w:rFonts w:hint="eastAsia"/>
        </w:rPr>
        <w:t>第12章：</w:t>
      </w:r>
      <w:proofErr w:type="gramStart"/>
      <w:r>
        <w:rPr>
          <w:rFonts w:hint="eastAsia"/>
        </w:rPr>
        <w:t>二叉查找</w:t>
      </w:r>
      <w:proofErr w:type="gramEnd"/>
      <w:r>
        <w:rPr>
          <w:rFonts w:hint="eastAsia"/>
        </w:rPr>
        <w:t>树</w:t>
      </w:r>
    </w:p>
    <w:p w:rsidR="00B21E05" w:rsidRDefault="004E0EBE">
      <w:pPr>
        <w:pStyle w:val="a3"/>
        <w:numPr>
          <w:ilvl w:val="0"/>
          <w:numId w:val="14"/>
        </w:numPr>
        <w:ind w:firstLineChars="0"/>
        <w:rPr>
          <w:kern w:val="0"/>
        </w:rPr>
      </w:pPr>
      <w:proofErr w:type="gramStart"/>
      <w:r w:rsidRPr="004E0EBE">
        <w:rPr>
          <w:rFonts w:hint="eastAsia"/>
          <w:color w:val="0000FF"/>
          <w:kern w:val="0"/>
        </w:rPr>
        <w:t>二叉查找</w:t>
      </w:r>
      <w:proofErr w:type="gramEnd"/>
      <w:r w:rsidRPr="004E0EBE">
        <w:rPr>
          <w:rFonts w:hint="eastAsia"/>
          <w:color w:val="0000FF"/>
          <w:kern w:val="0"/>
        </w:rPr>
        <w:t>树</w:t>
      </w:r>
      <w:r w:rsidR="00FD7DBC">
        <w:rPr>
          <w:rFonts w:hint="eastAsia"/>
          <w:kern w:val="0"/>
        </w:rPr>
        <w:t>的定义：对任何结点</w:t>
      </w:r>
      <w:r w:rsidR="00FD7DBC">
        <w:rPr>
          <w:rFonts w:hint="eastAsia"/>
          <w:kern w:val="0"/>
        </w:rPr>
        <w:t>X</w:t>
      </w:r>
      <w:r w:rsidR="00FD7DBC">
        <w:rPr>
          <w:rFonts w:hint="eastAsia"/>
          <w:kern w:val="0"/>
        </w:rPr>
        <w:t>，其左子树中的关键字最大不超过</w:t>
      </w:r>
      <w:r w:rsidR="00FD7DBC">
        <w:rPr>
          <w:rFonts w:hint="eastAsia"/>
          <w:kern w:val="0"/>
        </w:rPr>
        <w:t>key[X]</w:t>
      </w:r>
      <w:r w:rsidR="00FD7DBC">
        <w:rPr>
          <w:rFonts w:hint="eastAsia"/>
          <w:kern w:val="0"/>
        </w:rPr>
        <w:t>；其右子树中的关键字最小不小于</w:t>
      </w:r>
      <w:r w:rsidR="00FD7DBC">
        <w:rPr>
          <w:rFonts w:hint="eastAsia"/>
          <w:kern w:val="0"/>
        </w:rPr>
        <w:t>key[x]</w:t>
      </w:r>
      <w:r w:rsidR="00FD7DBC">
        <w:rPr>
          <w:rFonts w:hint="eastAsia"/>
          <w:kern w:val="0"/>
        </w:rPr>
        <w:t>。</w:t>
      </w:r>
    </w:p>
    <w:p w:rsidR="00B21E05" w:rsidRDefault="00FD7DBC">
      <w:pPr>
        <w:pStyle w:val="a3"/>
        <w:numPr>
          <w:ilvl w:val="0"/>
          <w:numId w:val="14"/>
        </w:numPr>
        <w:ind w:firstLineChars="0"/>
        <w:rPr>
          <w:kern w:val="0"/>
        </w:rPr>
      </w:pPr>
      <w:r>
        <w:rPr>
          <w:rFonts w:hint="eastAsia"/>
          <w:kern w:val="0"/>
        </w:rPr>
        <w:t>首先</w:t>
      </w:r>
      <w:proofErr w:type="gramStart"/>
      <w:r>
        <w:rPr>
          <w:rFonts w:hint="eastAsia"/>
          <w:kern w:val="0"/>
        </w:rPr>
        <w:t>先</w:t>
      </w:r>
      <w:proofErr w:type="gramEnd"/>
      <w:r>
        <w:rPr>
          <w:rFonts w:hint="eastAsia"/>
          <w:kern w:val="0"/>
        </w:rPr>
        <w:t>明显：</w:t>
      </w:r>
      <w:proofErr w:type="gramStart"/>
      <w:r>
        <w:rPr>
          <w:rFonts w:hint="eastAsia"/>
          <w:kern w:val="0"/>
        </w:rPr>
        <w:t>二叉查找</w:t>
      </w:r>
      <w:proofErr w:type="gramEnd"/>
      <w:r>
        <w:rPr>
          <w:rFonts w:hint="eastAsia"/>
          <w:kern w:val="0"/>
        </w:rPr>
        <w:t>树上的基本操作的时间都与树的高度成正比的，所以高度越小的树性能越高。</w:t>
      </w:r>
    </w:p>
    <w:p w:rsidR="00B21E05" w:rsidRDefault="00FD7DBC">
      <w:pPr>
        <w:pStyle w:val="a3"/>
        <w:numPr>
          <w:ilvl w:val="0"/>
          <w:numId w:val="14"/>
        </w:numPr>
        <w:ind w:firstLineChars="0"/>
        <w:rPr>
          <w:kern w:val="0"/>
        </w:rPr>
      </w:pPr>
      <w:proofErr w:type="gramStart"/>
      <w:r>
        <w:rPr>
          <w:rFonts w:hint="eastAsia"/>
          <w:kern w:val="0"/>
        </w:rPr>
        <w:t>查询二叉查找</w:t>
      </w:r>
      <w:proofErr w:type="gramEnd"/>
      <w:r>
        <w:rPr>
          <w:rFonts w:hint="eastAsia"/>
          <w:kern w:val="0"/>
        </w:rPr>
        <w:t>树</w:t>
      </w:r>
      <w:r w:rsidR="00E965EA">
        <w:rPr>
          <w:rFonts w:hint="eastAsia"/>
          <w:kern w:val="0"/>
        </w:rPr>
        <w:t>可以考虑使用非递归的版本，它运行要快得多而且也很容易理解</w:t>
      </w:r>
      <w:r w:rsidR="00E965EA">
        <w:rPr>
          <w:kern w:val="0"/>
        </w:rPr>
        <w:br/>
      </w:r>
      <w:r w:rsidR="00E965EA">
        <w:rPr>
          <w:rFonts w:hint="eastAsia"/>
          <w:kern w:val="0"/>
        </w:rPr>
        <w:t>SEARCH(x, k):</w:t>
      </w:r>
      <w:r w:rsidR="00E965EA">
        <w:rPr>
          <w:kern w:val="0"/>
        </w:rPr>
        <w:br/>
      </w:r>
      <w:r w:rsidR="00E965EA">
        <w:rPr>
          <w:rFonts w:hint="eastAsia"/>
          <w:kern w:val="0"/>
        </w:rPr>
        <w:t>while (x != NULL &amp;&amp; x.Key != k){</w:t>
      </w:r>
      <w:r w:rsidR="00E965EA">
        <w:rPr>
          <w:kern w:val="0"/>
        </w:rPr>
        <w:br/>
      </w:r>
      <w:r w:rsidR="00E965EA">
        <w:rPr>
          <w:rFonts w:hint="eastAsia"/>
          <w:kern w:val="0"/>
        </w:rPr>
        <w:t xml:space="preserve">    if (k &lt; x.Key) x = x.Left;</w:t>
      </w:r>
      <w:r w:rsidR="00E965EA">
        <w:rPr>
          <w:rFonts w:hint="eastAsia"/>
          <w:kern w:val="0"/>
        </w:rPr>
        <w:br/>
        <w:t xml:space="preserve">    else x = x.Right;</w:t>
      </w:r>
      <w:r w:rsidR="00E965EA">
        <w:rPr>
          <w:rFonts w:hint="eastAsia"/>
          <w:kern w:val="0"/>
        </w:rPr>
        <w:br/>
        <w:t>}</w:t>
      </w:r>
      <w:r w:rsidR="00E965EA">
        <w:rPr>
          <w:kern w:val="0"/>
        </w:rPr>
        <w:br/>
      </w:r>
      <w:r w:rsidR="00E965EA">
        <w:rPr>
          <w:rFonts w:hint="eastAsia"/>
          <w:kern w:val="0"/>
        </w:rPr>
        <w:t>return x;</w:t>
      </w:r>
    </w:p>
    <w:p w:rsidR="00B21E05" w:rsidRDefault="00E87C1D">
      <w:pPr>
        <w:pStyle w:val="a3"/>
        <w:numPr>
          <w:ilvl w:val="0"/>
          <w:numId w:val="14"/>
        </w:numPr>
        <w:ind w:firstLineChars="0"/>
        <w:rPr>
          <w:kern w:val="0"/>
        </w:rPr>
      </w:pPr>
      <w:proofErr w:type="gramStart"/>
      <w:r>
        <w:rPr>
          <w:rFonts w:hint="eastAsia"/>
          <w:kern w:val="0"/>
        </w:rPr>
        <w:t>前趋和后继</w:t>
      </w:r>
      <w:proofErr w:type="gramEnd"/>
      <w:r>
        <w:rPr>
          <w:rFonts w:hint="eastAsia"/>
          <w:kern w:val="0"/>
        </w:rPr>
        <w:t>：</w:t>
      </w:r>
      <w:r>
        <w:rPr>
          <w:kern w:val="0"/>
        </w:rPr>
        <w:br/>
      </w:r>
      <w:r>
        <w:rPr>
          <w:rFonts w:hint="eastAsia"/>
          <w:kern w:val="0"/>
        </w:rPr>
        <w:t>前趋：左一次，然后右到头；</w:t>
      </w:r>
      <w:r>
        <w:rPr>
          <w:kern w:val="0"/>
        </w:rPr>
        <w:br/>
      </w:r>
      <w:r>
        <w:rPr>
          <w:rFonts w:hint="eastAsia"/>
          <w:kern w:val="0"/>
        </w:rPr>
        <w:t>后继：右一次，然后左到头。</w:t>
      </w:r>
      <w:r w:rsidR="00A333AC">
        <w:rPr>
          <w:kern w:val="0"/>
        </w:rPr>
        <w:br/>
      </w:r>
      <w:r w:rsidR="00FD47CE" w:rsidRPr="00FD47CE">
        <w:rPr>
          <w:rFonts w:hint="eastAsia"/>
          <w:color w:val="FF0000"/>
          <w:kern w:val="0"/>
        </w:rPr>
        <w:t>错！</w:t>
      </w:r>
      <w:r w:rsidR="00FD47CE" w:rsidRPr="00FD47CE">
        <w:rPr>
          <w:rFonts w:hint="eastAsia"/>
          <w:color w:val="00B0F0"/>
          <w:kern w:val="0"/>
        </w:rPr>
        <w:t>不止这么简单，以后继为例：当结点</w:t>
      </w:r>
      <w:proofErr w:type="gramStart"/>
      <w:r w:rsidR="00FD47CE" w:rsidRPr="00FD47CE">
        <w:rPr>
          <w:rFonts w:hint="eastAsia"/>
          <w:color w:val="00B0F0"/>
          <w:kern w:val="0"/>
        </w:rPr>
        <w:t>的右子树</w:t>
      </w:r>
      <w:proofErr w:type="gramEnd"/>
      <w:r w:rsidR="00FD47CE" w:rsidRPr="00FD47CE">
        <w:rPr>
          <w:rFonts w:hint="eastAsia"/>
          <w:color w:val="00B0F0"/>
          <w:kern w:val="0"/>
        </w:rPr>
        <w:t>不存在时，应该一路向上传递，直到找到根结点（没有后继）或者是找到一次</w:t>
      </w:r>
      <w:proofErr w:type="gramStart"/>
      <w:r w:rsidR="00FD47CE" w:rsidRPr="00FD47CE">
        <w:rPr>
          <w:rFonts w:hint="eastAsia"/>
          <w:color w:val="00B0F0"/>
          <w:kern w:val="0"/>
        </w:rPr>
        <w:t>非右子树</w:t>
      </w:r>
      <w:proofErr w:type="gramEnd"/>
      <w:r w:rsidR="00FD47CE" w:rsidRPr="00FD47CE">
        <w:rPr>
          <w:rFonts w:hint="eastAsia"/>
          <w:color w:val="00B0F0"/>
          <w:kern w:val="0"/>
        </w:rPr>
        <w:t>传递（后继找到）为止。我的代码就在这里犯一次错误了，本以为很简单的！</w:t>
      </w:r>
    </w:p>
    <w:p w:rsidR="00B21E05" w:rsidRDefault="00405957">
      <w:pPr>
        <w:pStyle w:val="a3"/>
        <w:numPr>
          <w:ilvl w:val="0"/>
          <w:numId w:val="14"/>
        </w:numPr>
        <w:ind w:firstLineChars="0"/>
        <w:rPr>
          <w:kern w:val="0"/>
        </w:rPr>
      </w:pPr>
      <w:proofErr w:type="gramStart"/>
      <w:r>
        <w:rPr>
          <w:rFonts w:hint="eastAsia"/>
          <w:kern w:val="0"/>
        </w:rPr>
        <w:t>对二叉查找</w:t>
      </w:r>
      <w:proofErr w:type="gramEnd"/>
      <w:r>
        <w:rPr>
          <w:rFonts w:hint="eastAsia"/>
          <w:kern w:val="0"/>
        </w:rPr>
        <w:t>树的插入和删除操作也不复杂，唯一有点难度的地方就是在删除同时存在左右子树的结点时需要进行一些处理。</w:t>
      </w:r>
      <w:r>
        <w:rPr>
          <w:kern w:val="0"/>
        </w:rPr>
        <w:br/>
      </w:r>
      <w:r>
        <w:rPr>
          <w:rFonts w:hint="eastAsia"/>
          <w:kern w:val="0"/>
        </w:rPr>
        <w:t>书上叙述的有点过度的复杂，其实可以很简单地说明白：对于这样的结点</w:t>
      </w:r>
      <w:r>
        <w:rPr>
          <w:rFonts w:hint="eastAsia"/>
          <w:kern w:val="0"/>
        </w:rPr>
        <w:t>x</w:t>
      </w:r>
      <w:r>
        <w:rPr>
          <w:rFonts w:hint="eastAsia"/>
          <w:kern w:val="0"/>
        </w:rPr>
        <w:t>，找到</w:t>
      </w:r>
      <w:r>
        <w:rPr>
          <w:rFonts w:hint="eastAsia"/>
          <w:kern w:val="0"/>
        </w:rPr>
        <w:t>x</w:t>
      </w:r>
      <w:r>
        <w:rPr>
          <w:rFonts w:hint="eastAsia"/>
          <w:kern w:val="0"/>
        </w:rPr>
        <w:t>结点的前趋（或后继）</w:t>
      </w:r>
      <w:r>
        <w:rPr>
          <w:rFonts w:hint="eastAsia"/>
          <w:kern w:val="0"/>
        </w:rPr>
        <w:t>y</w:t>
      </w:r>
      <w:r>
        <w:rPr>
          <w:rFonts w:hint="eastAsia"/>
          <w:kern w:val="0"/>
        </w:rPr>
        <w:t>，将</w:t>
      </w:r>
      <w:r>
        <w:rPr>
          <w:rFonts w:hint="eastAsia"/>
          <w:kern w:val="0"/>
        </w:rPr>
        <w:t>x</w:t>
      </w:r>
      <w:r>
        <w:rPr>
          <w:rFonts w:hint="eastAsia"/>
          <w:kern w:val="0"/>
        </w:rPr>
        <w:t>的值替换为</w:t>
      </w:r>
      <w:r>
        <w:rPr>
          <w:rFonts w:hint="eastAsia"/>
          <w:kern w:val="0"/>
        </w:rPr>
        <w:t>y</w:t>
      </w:r>
      <w:r>
        <w:rPr>
          <w:rFonts w:hint="eastAsia"/>
          <w:kern w:val="0"/>
        </w:rPr>
        <w:t>的值，然后递归删除</w:t>
      </w:r>
      <w:r>
        <w:rPr>
          <w:rFonts w:hint="eastAsia"/>
          <w:kern w:val="0"/>
        </w:rPr>
        <w:t>y</w:t>
      </w:r>
      <w:r>
        <w:rPr>
          <w:rFonts w:hint="eastAsia"/>
          <w:kern w:val="0"/>
        </w:rPr>
        <w:t>结点就可以了。因为</w:t>
      </w:r>
      <w:r>
        <w:rPr>
          <w:rFonts w:hint="eastAsia"/>
          <w:kern w:val="0"/>
        </w:rPr>
        <w:t>y</w:t>
      </w:r>
      <w:r>
        <w:rPr>
          <w:rFonts w:hint="eastAsia"/>
          <w:kern w:val="0"/>
        </w:rPr>
        <w:t>一定</w:t>
      </w:r>
      <w:proofErr w:type="gramStart"/>
      <w:r>
        <w:rPr>
          <w:rFonts w:hint="eastAsia"/>
          <w:kern w:val="0"/>
        </w:rPr>
        <w:t>没有右子树</w:t>
      </w:r>
      <w:proofErr w:type="gramEnd"/>
      <w:r>
        <w:rPr>
          <w:rFonts w:hint="eastAsia"/>
          <w:kern w:val="0"/>
        </w:rPr>
        <w:t>（后继对应</w:t>
      </w:r>
      <w:r w:rsidR="00A726C7">
        <w:rPr>
          <w:rFonts w:hint="eastAsia"/>
          <w:kern w:val="0"/>
        </w:rPr>
        <w:t>没有</w:t>
      </w:r>
      <w:r>
        <w:rPr>
          <w:rFonts w:hint="eastAsia"/>
          <w:kern w:val="0"/>
        </w:rPr>
        <w:t>左子树），所以递归删除的时候就是</w:t>
      </w:r>
      <w:r w:rsidR="00A726C7">
        <w:rPr>
          <w:rFonts w:hint="eastAsia"/>
          <w:kern w:val="0"/>
        </w:rPr>
        <w:t>很</w:t>
      </w:r>
      <w:r>
        <w:rPr>
          <w:rFonts w:hint="eastAsia"/>
          <w:kern w:val="0"/>
        </w:rPr>
        <w:t>简单的情况了。</w:t>
      </w:r>
    </w:p>
    <w:p w:rsidR="00B21E05" w:rsidRDefault="00D05E6D">
      <w:pPr>
        <w:pStyle w:val="a3"/>
        <w:numPr>
          <w:ilvl w:val="0"/>
          <w:numId w:val="14"/>
        </w:numPr>
        <w:ind w:firstLineChars="0"/>
        <w:rPr>
          <w:kern w:val="0"/>
        </w:rPr>
      </w:pPr>
      <w:r>
        <w:rPr>
          <w:rFonts w:hint="eastAsia"/>
          <w:kern w:val="0"/>
        </w:rPr>
        <w:t>可以证明：随机构造的</w:t>
      </w:r>
      <w:proofErr w:type="gramStart"/>
      <w:r>
        <w:rPr>
          <w:rFonts w:hint="eastAsia"/>
          <w:kern w:val="0"/>
        </w:rPr>
        <w:t>二叉村</w:t>
      </w:r>
      <w:proofErr w:type="gramEnd"/>
      <w:r>
        <w:rPr>
          <w:rFonts w:hint="eastAsia"/>
          <w:kern w:val="0"/>
        </w:rPr>
        <w:t>在平均情况下的行为更接近于</w:t>
      </w:r>
      <w:proofErr w:type="gramStart"/>
      <w:r>
        <w:rPr>
          <w:rFonts w:hint="eastAsia"/>
          <w:kern w:val="0"/>
        </w:rPr>
        <w:t>最佳情况</w:t>
      </w:r>
      <w:proofErr w:type="gramEnd"/>
      <w:r>
        <w:rPr>
          <w:rFonts w:hint="eastAsia"/>
          <w:kern w:val="0"/>
        </w:rPr>
        <w:t>下的行为，而不是接近最坏情况下的行为。所以一棵在</w:t>
      </w:r>
      <w:r>
        <w:rPr>
          <w:rFonts w:hint="eastAsia"/>
          <w:kern w:val="0"/>
        </w:rPr>
        <w:t>n</w:t>
      </w:r>
      <w:proofErr w:type="gramStart"/>
      <w:r>
        <w:rPr>
          <w:rFonts w:hint="eastAsia"/>
          <w:kern w:val="0"/>
        </w:rPr>
        <w:t>个</w:t>
      </w:r>
      <w:proofErr w:type="gramEnd"/>
      <w:r>
        <w:rPr>
          <w:rFonts w:hint="eastAsia"/>
          <w:kern w:val="0"/>
        </w:rPr>
        <w:t>关键字上随机构造</w:t>
      </w:r>
      <w:proofErr w:type="gramStart"/>
      <w:r>
        <w:rPr>
          <w:rFonts w:hint="eastAsia"/>
          <w:kern w:val="0"/>
        </w:rPr>
        <w:t>的二叉查找</w:t>
      </w:r>
      <w:proofErr w:type="gramEnd"/>
      <w:r>
        <w:rPr>
          <w:rFonts w:hint="eastAsia"/>
          <w:kern w:val="0"/>
        </w:rPr>
        <w:t>树的期望高度为</w:t>
      </w:r>
      <w:r>
        <w:rPr>
          <w:rFonts w:hint="eastAsia"/>
          <w:kern w:val="0"/>
        </w:rPr>
        <w:t>O(lgn)</w:t>
      </w:r>
      <w:r>
        <w:rPr>
          <w:rFonts w:hint="eastAsia"/>
          <w:kern w:val="0"/>
        </w:rPr>
        <w:t>。</w:t>
      </w:r>
    </w:p>
    <w:p w:rsidR="00B21E05" w:rsidRDefault="00B21E05">
      <w:pPr>
        <w:ind w:left="420"/>
        <w:rPr>
          <w:kern w:val="0"/>
        </w:rPr>
      </w:pPr>
    </w:p>
    <w:p w:rsidR="00B21E05" w:rsidRDefault="00B21E05">
      <w:pPr>
        <w:rPr>
          <w:ins w:id="493" w:author="tcq" w:date="2011-06-17T23:29:00Z"/>
          <w:rFonts w:hint="eastAsia"/>
          <w:kern w:val="0"/>
        </w:rPr>
      </w:pPr>
    </w:p>
    <w:p w:rsidR="00EC1E60" w:rsidRDefault="00EC1E60" w:rsidP="00EC1E60">
      <w:pPr>
        <w:rPr>
          <w:ins w:id="494" w:author="tcq" w:date="2011-06-17T23:29:00Z"/>
          <w:rFonts w:ascii="Simsun" w:hAnsi="Simsun" w:cs="宋体" w:hint="eastAsia"/>
          <w:sz w:val="27"/>
          <w:szCs w:val="27"/>
        </w:rPr>
      </w:pPr>
    </w:p>
    <w:p w:rsidR="00EC1E60" w:rsidRPr="00532D98" w:rsidRDefault="00EC1E60" w:rsidP="00EC1E60">
      <w:pPr>
        <w:rPr>
          <w:ins w:id="495" w:author="tcq" w:date="2011-06-17T23:29:00Z"/>
          <w:rFonts w:hint="eastAsia"/>
        </w:rPr>
      </w:pPr>
      <w:ins w:id="496" w:author="tcq" w:date="2011-06-17T23:29: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497" w:author="tcq" w:date="2011-06-17T23:29:00Z"/>
        </w:trPr>
        <w:tc>
          <w:tcPr>
            <w:tcW w:w="11840" w:type="dxa"/>
          </w:tcPr>
          <w:p w:rsidR="00EC1E60" w:rsidRDefault="00321DDD" w:rsidP="000C5D60">
            <w:pPr>
              <w:rPr>
                <w:ins w:id="498" w:author="tcq" w:date="2011-06-17T23:31:00Z"/>
                <w:rFonts w:hint="eastAsia"/>
                <w:color w:val="00B0F0"/>
                <w:sz w:val="18"/>
                <w:szCs w:val="18"/>
              </w:rPr>
            </w:pPr>
            <w:ins w:id="499" w:author="tcq" w:date="2011-06-17T23:31:00Z">
              <w:r>
                <w:rPr>
                  <w:noProof/>
                </w:rPr>
                <w:drawing>
                  <wp:inline distT="0" distB="0" distL="0" distR="0" wp14:anchorId="344401C2" wp14:editId="2E1EC9E0">
                    <wp:extent cx="3457575" cy="3457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57575" cy="3457575"/>
                            </a:xfrm>
                            <a:prstGeom prst="rect">
                              <a:avLst/>
                            </a:prstGeom>
                          </pic:spPr>
                        </pic:pic>
                      </a:graphicData>
                    </a:graphic>
                  </wp:inline>
                </w:drawing>
              </w:r>
            </w:ins>
          </w:p>
          <w:p w:rsidR="00321DDD" w:rsidRDefault="00321DDD" w:rsidP="000C5D60">
            <w:pPr>
              <w:rPr>
                <w:ins w:id="500" w:author="tcq" w:date="2011-06-17T23:32:00Z"/>
                <w:rFonts w:hint="eastAsia"/>
                <w:color w:val="00B0F0"/>
                <w:sz w:val="18"/>
                <w:szCs w:val="18"/>
              </w:rPr>
            </w:pPr>
            <w:ins w:id="501" w:author="tcq" w:date="2011-06-17T23:31:00Z">
              <w:r>
                <w:rPr>
                  <w:noProof/>
                </w:rPr>
                <w:drawing>
                  <wp:inline distT="0" distB="0" distL="0" distR="0" wp14:anchorId="53016E50" wp14:editId="6E7CB507">
                    <wp:extent cx="3228975" cy="26955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28975" cy="2695575"/>
                            </a:xfrm>
                            <a:prstGeom prst="rect">
                              <a:avLst/>
                            </a:prstGeom>
                          </pic:spPr>
                        </pic:pic>
                      </a:graphicData>
                    </a:graphic>
                  </wp:inline>
                </w:drawing>
              </w:r>
            </w:ins>
          </w:p>
          <w:p w:rsidR="00321DDD" w:rsidRPr="00321DDD" w:rsidRDefault="00321DDD" w:rsidP="00321DDD">
            <w:pPr>
              <w:rPr>
                <w:ins w:id="502" w:author="tcq" w:date="2011-06-17T23:32:00Z"/>
                <w:color w:val="00B0F0"/>
                <w:sz w:val="18"/>
                <w:szCs w:val="18"/>
              </w:rPr>
            </w:pPr>
            <w:ins w:id="503" w:author="tcq" w:date="2011-06-17T23:32:00Z">
              <w:r w:rsidRPr="00321DDD">
                <w:rPr>
                  <w:color w:val="00B0F0"/>
                  <w:sz w:val="18"/>
                  <w:szCs w:val="18"/>
                </w:rPr>
                <w:t>### Deleted [41] ###</w:t>
              </w:r>
            </w:ins>
          </w:p>
          <w:p w:rsidR="00321DDD" w:rsidRPr="00321DDD" w:rsidRDefault="00321DDD" w:rsidP="00321DDD">
            <w:pPr>
              <w:rPr>
                <w:ins w:id="504" w:author="tcq" w:date="2011-06-17T23:32:00Z"/>
                <w:color w:val="00B0F0"/>
                <w:sz w:val="18"/>
                <w:szCs w:val="18"/>
              </w:rPr>
            </w:pPr>
            <w:ins w:id="505" w:author="tcq" w:date="2011-06-17T23:32:00Z">
              <w:r w:rsidRPr="00321DDD">
                <w:rPr>
                  <w:color w:val="00B0F0"/>
                  <w:sz w:val="18"/>
                  <w:szCs w:val="18"/>
                </w:rPr>
                <w:t>### Deleted [67] ###</w:t>
              </w:r>
            </w:ins>
          </w:p>
          <w:p w:rsidR="00321DDD" w:rsidRPr="00321DDD" w:rsidRDefault="00321DDD" w:rsidP="00321DDD">
            <w:pPr>
              <w:rPr>
                <w:ins w:id="506" w:author="tcq" w:date="2011-06-17T23:32:00Z"/>
                <w:color w:val="00B0F0"/>
                <w:sz w:val="18"/>
                <w:szCs w:val="18"/>
              </w:rPr>
            </w:pPr>
            <w:ins w:id="507" w:author="tcq" w:date="2011-06-17T23:32:00Z">
              <w:r w:rsidRPr="00321DDD">
                <w:rPr>
                  <w:color w:val="00B0F0"/>
                  <w:sz w:val="18"/>
                  <w:szCs w:val="18"/>
                </w:rPr>
                <w:t>### Deleted [69] ###</w:t>
              </w:r>
            </w:ins>
          </w:p>
          <w:p w:rsidR="00321DDD" w:rsidRPr="00321DDD" w:rsidRDefault="00321DDD" w:rsidP="00321DDD">
            <w:pPr>
              <w:rPr>
                <w:ins w:id="508" w:author="tcq" w:date="2011-06-17T23:32:00Z"/>
                <w:color w:val="00B0F0"/>
                <w:sz w:val="18"/>
                <w:szCs w:val="18"/>
              </w:rPr>
            </w:pPr>
          </w:p>
          <w:p w:rsidR="00321DDD" w:rsidRPr="00321DDD" w:rsidRDefault="00321DDD" w:rsidP="00321DDD">
            <w:pPr>
              <w:rPr>
                <w:ins w:id="509" w:author="tcq" w:date="2011-06-17T23:32:00Z"/>
                <w:rFonts w:hint="eastAsia"/>
                <w:color w:val="00B0F0"/>
                <w:sz w:val="18"/>
                <w:szCs w:val="18"/>
              </w:rPr>
            </w:pPr>
            <w:ins w:id="510" w:author="tcq" w:date="2011-06-17T23:32:00Z">
              <w:r w:rsidRPr="00321DDD">
                <w:rPr>
                  <w:rFonts w:hint="eastAsia"/>
                  <w:color w:val="00B0F0"/>
                  <w:sz w:val="18"/>
                  <w:szCs w:val="18"/>
                </w:rPr>
                <w:t>搜索</w:t>
              </w:r>
              <w:r w:rsidRPr="00321DDD">
                <w:rPr>
                  <w:rFonts w:hint="eastAsia"/>
                  <w:color w:val="00B0F0"/>
                  <w:sz w:val="18"/>
                  <w:szCs w:val="18"/>
                </w:rPr>
                <w:t>[0]</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ins>
          </w:p>
          <w:p w:rsidR="00321DDD" w:rsidRPr="00321DDD" w:rsidRDefault="00321DDD" w:rsidP="00321DDD">
            <w:pPr>
              <w:rPr>
                <w:ins w:id="511" w:author="tcq" w:date="2011-06-17T23:32:00Z"/>
                <w:rFonts w:hint="eastAsia"/>
                <w:color w:val="00B0F0"/>
                <w:sz w:val="18"/>
                <w:szCs w:val="18"/>
              </w:rPr>
            </w:pPr>
            <w:ins w:id="512" w:author="tcq" w:date="2011-06-17T23:32:00Z">
              <w:r w:rsidRPr="00321DDD">
                <w:rPr>
                  <w:rFonts w:hint="eastAsia"/>
                  <w:color w:val="00B0F0"/>
                  <w:sz w:val="18"/>
                  <w:szCs w:val="18"/>
                </w:rPr>
                <w:t>搜索</w:t>
              </w:r>
              <w:r w:rsidRPr="00321DDD">
                <w:rPr>
                  <w:rFonts w:hint="eastAsia"/>
                  <w:color w:val="00B0F0"/>
                  <w:sz w:val="18"/>
                  <w:szCs w:val="18"/>
                </w:rPr>
                <w:t>[24]</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ins>
          </w:p>
          <w:p w:rsidR="00321DDD" w:rsidRPr="00321DDD" w:rsidRDefault="00321DDD" w:rsidP="00321DDD">
            <w:pPr>
              <w:rPr>
                <w:ins w:id="513" w:author="tcq" w:date="2011-06-17T23:32:00Z"/>
                <w:rFonts w:hint="eastAsia"/>
                <w:color w:val="00B0F0"/>
                <w:sz w:val="18"/>
                <w:szCs w:val="18"/>
              </w:rPr>
            </w:pPr>
            <w:ins w:id="514" w:author="tcq" w:date="2011-06-17T23:32:00Z">
              <w:r w:rsidRPr="00321DDD">
                <w:rPr>
                  <w:rFonts w:hint="eastAsia"/>
                  <w:color w:val="00B0F0"/>
                  <w:sz w:val="18"/>
                  <w:szCs w:val="18"/>
                </w:rPr>
                <w:t>搜索</w:t>
              </w:r>
              <w:r w:rsidRPr="00321DDD">
                <w:rPr>
                  <w:rFonts w:hint="eastAsia"/>
                  <w:color w:val="00B0F0"/>
                  <w:sz w:val="18"/>
                  <w:szCs w:val="18"/>
                </w:rPr>
                <w:t>[34]</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ins>
          </w:p>
          <w:p w:rsidR="00321DDD" w:rsidRPr="00321DDD" w:rsidRDefault="00321DDD" w:rsidP="00321DDD">
            <w:pPr>
              <w:rPr>
                <w:ins w:id="515" w:author="tcq" w:date="2011-06-17T23:32:00Z"/>
                <w:rFonts w:hint="eastAsia"/>
                <w:color w:val="00B0F0"/>
                <w:sz w:val="18"/>
                <w:szCs w:val="18"/>
              </w:rPr>
            </w:pPr>
            <w:ins w:id="516" w:author="tcq" w:date="2011-06-17T23:32:00Z">
              <w:r w:rsidRPr="00321DDD">
                <w:rPr>
                  <w:rFonts w:hint="eastAsia"/>
                  <w:color w:val="00B0F0"/>
                  <w:sz w:val="18"/>
                  <w:szCs w:val="18"/>
                </w:rPr>
                <w:t>搜索</w:t>
              </w:r>
              <w:r w:rsidRPr="00321DDD">
                <w:rPr>
                  <w:rFonts w:hint="eastAsia"/>
                  <w:color w:val="00B0F0"/>
                  <w:sz w:val="18"/>
                  <w:szCs w:val="18"/>
                </w:rPr>
                <w:t>[58]</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ins>
          </w:p>
          <w:p w:rsidR="00321DDD" w:rsidRPr="00321DDD" w:rsidRDefault="00321DDD" w:rsidP="00321DDD">
            <w:pPr>
              <w:rPr>
                <w:ins w:id="517" w:author="tcq" w:date="2011-06-17T23:32:00Z"/>
                <w:rFonts w:hint="eastAsia"/>
                <w:color w:val="00B0F0"/>
                <w:sz w:val="18"/>
                <w:szCs w:val="18"/>
              </w:rPr>
            </w:pPr>
            <w:ins w:id="518" w:author="tcq" w:date="2011-06-17T23:32:00Z">
              <w:r w:rsidRPr="00321DDD">
                <w:rPr>
                  <w:rFonts w:hint="eastAsia"/>
                  <w:color w:val="00B0F0"/>
                  <w:sz w:val="18"/>
                  <w:szCs w:val="18"/>
                </w:rPr>
                <w:t>搜索</w:t>
              </w:r>
              <w:r w:rsidRPr="00321DDD">
                <w:rPr>
                  <w:rFonts w:hint="eastAsia"/>
                  <w:color w:val="00B0F0"/>
                  <w:sz w:val="18"/>
                  <w:szCs w:val="18"/>
                </w:rPr>
                <w:t>[62]</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ins>
          </w:p>
          <w:p w:rsidR="00321DDD" w:rsidRPr="00321DDD" w:rsidRDefault="00321DDD" w:rsidP="00321DDD">
            <w:pPr>
              <w:rPr>
                <w:ins w:id="519" w:author="tcq" w:date="2011-06-17T23:32:00Z"/>
                <w:rFonts w:hint="eastAsia"/>
                <w:color w:val="00B0F0"/>
                <w:sz w:val="18"/>
                <w:szCs w:val="18"/>
              </w:rPr>
            </w:pPr>
            <w:ins w:id="520" w:author="tcq" w:date="2011-06-17T23:32:00Z">
              <w:r w:rsidRPr="00321DDD">
                <w:rPr>
                  <w:rFonts w:hint="eastAsia"/>
                  <w:color w:val="00B0F0"/>
                  <w:sz w:val="18"/>
                  <w:szCs w:val="18"/>
                </w:rPr>
                <w:t>搜索</w:t>
              </w:r>
              <w:r w:rsidRPr="00321DDD">
                <w:rPr>
                  <w:rFonts w:hint="eastAsia"/>
                  <w:color w:val="00B0F0"/>
                  <w:sz w:val="18"/>
                  <w:szCs w:val="18"/>
                </w:rPr>
                <w:t>[64]</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ins>
          </w:p>
          <w:p w:rsidR="00321DDD" w:rsidRPr="00321DDD" w:rsidRDefault="00321DDD" w:rsidP="00321DDD">
            <w:pPr>
              <w:rPr>
                <w:ins w:id="521" w:author="tcq" w:date="2011-06-17T23:32:00Z"/>
                <w:rFonts w:hint="eastAsia"/>
                <w:color w:val="00B0F0"/>
                <w:sz w:val="18"/>
                <w:szCs w:val="18"/>
              </w:rPr>
            </w:pPr>
            <w:ins w:id="522" w:author="tcq" w:date="2011-06-17T23:32:00Z">
              <w:r w:rsidRPr="00321DDD">
                <w:rPr>
                  <w:rFonts w:hint="eastAsia"/>
                  <w:color w:val="00B0F0"/>
                  <w:sz w:val="18"/>
                  <w:szCs w:val="18"/>
                </w:rPr>
                <w:t>搜索</w:t>
              </w:r>
              <w:r w:rsidRPr="00321DDD">
                <w:rPr>
                  <w:rFonts w:hint="eastAsia"/>
                  <w:color w:val="00B0F0"/>
                  <w:sz w:val="18"/>
                  <w:szCs w:val="18"/>
                </w:rPr>
                <w:t>[78]</w:t>
              </w:r>
              <w:r w:rsidRPr="00321DDD">
                <w:rPr>
                  <w:rFonts w:hint="eastAsia"/>
                  <w:color w:val="00B0F0"/>
                  <w:sz w:val="18"/>
                  <w:szCs w:val="18"/>
                </w:rPr>
                <w:t>元素：</w:t>
              </w:r>
              <w:r w:rsidRPr="00321DDD">
                <w:rPr>
                  <w:rFonts w:hint="eastAsia"/>
                  <w:color w:val="00B0F0"/>
                  <w:sz w:val="18"/>
                  <w:szCs w:val="18"/>
                </w:rPr>
                <w:t xml:space="preserve">  </w:t>
              </w:r>
              <w:r w:rsidRPr="00321DDD">
                <w:rPr>
                  <w:rFonts w:hint="eastAsia"/>
                  <w:color w:val="00B0F0"/>
                  <w:sz w:val="18"/>
                  <w:szCs w:val="18"/>
                </w:rPr>
                <w:t>成功</w:t>
              </w:r>
            </w:ins>
          </w:p>
          <w:p w:rsidR="00321DDD" w:rsidRPr="000C5D60" w:rsidRDefault="00321DDD" w:rsidP="00321DDD">
            <w:pPr>
              <w:rPr>
                <w:ins w:id="523" w:author="tcq" w:date="2011-06-17T23:29:00Z"/>
                <w:color w:val="00B0F0"/>
                <w:sz w:val="18"/>
                <w:szCs w:val="18"/>
              </w:rPr>
            </w:pPr>
            <w:ins w:id="524" w:author="tcq" w:date="2011-06-17T23:32:00Z">
              <w:r w:rsidRPr="00321DDD">
                <w:rPr>
                  <w:rFonts w:hint="eastAsia"/>
                  <w:color w:val="00B0F0"/>
                  <w:sz w:val="18"/>
                  <w:szCs w:val="18"/>
                </w:rPr>
                <w:t>请按任意键继续</w:t>
              </w:r>
              <w:r w:rsidRPr="00321DDD">
                <w:rPr>
                  <w:rFonts w:hint="eastAsia"/>
                  <w:color w:val="00B0F0"/>
                  <w:sz w:val="18"/>
                  <w:szCs w:val="18"/>
                </w:rPr>
                <w:t>. . .</w:t>
              </w:r>
            </w:ins>
          </w:p>
        </w:tc>
      </w:tr>
    </w:tbl>
    <w:p w:rsidR="00EC1E60" w:rsidRPr="00532D98" w:rsidRDefault="00EC1E60" w:rsidP="00EC1E60">
      <w:pPr>
        <w:rPr>
          <w:ins w:id="525" w:author="tcq" w:date="2011-06-17T23:29:00Z"/>
        </w:rPr>
      </w:pPr>
    </w:p>
    <w:p w:rsidR="00EC1E60" w:rsidRPr="00EC1E60" w:rsidRDefault="00EC1E60">
      <w:pPr>
        <w:rPr>
          <w:kern w:val="0"/>
          <w:rPrChange w:id="526" w:author="tcq" w:date="2011-06-17T23:29:00Z">
            <w:rPr>
              <w:kern w:val="0"/>
            </w:rPr>
          </w:rPrChange>
        </w:rPr>
      </w:pPr>
    </w:p>
    <w:p w:rsidR="00B21E05" w:rsidRDefault="00D05E6D">
      <w:pPr>
        <w:pStyle w:val="3"/>
      </w:pPr>
      <w:r>
        <w:rPr>
          <w:rFonts w:hint="eastAsia"/>
        </w:rPr>
        <w:t>第13章：红黑树</w:t>
      </w:r>
    </w:p>
    <w:p w:rsidR="00696C8F" w:rsidRPr="00C22D44" w:rsidRDefault="00696C8F" w:rsidP="00696C8F">
      <w:pPr>
        <w:rPr>
          <w:kern w:val="0"/>
          <w:u w:val="single"/>
        </w:rPr>
      </w:pPr>
      <w:r w:rsidRPr="00C22D44">
        <w:rPr>
          <w:rFonts w:hint="eastAsia"/>
          <w:kern w:val="0"/>
          <w:u w:val="single"/>
        </w:rPr>
        <w:t>满足下面几个条件</w:t>
      </w:r>
      <w:r w:rsidRPr="00C22D44">
        <w:rPr>
          <w:rFonts w:hint="eastAsia"/>
          <w:kern w:val="0"/>
          <w:u w:val="single"/>
        </w:rPr>
        <w:t>(</w:t>
      </w:r>
      <w:r w:rsidRPr="00C22D44">
        <w:rPr>
          <w:rFonts w:hint="eastAsia"/>
          <w:kern w:val="0"/>
          <w:u w:val="single"/>
        </w:rPr>
        <w:t>红黑性质</w:t>
      </w:r>
      <w:r w:rsidRPr="00C22D44">
        <w:rPr>
          <w:rFonts w:hint="eastAsia"/>
          <w:kern w:val="0"/>
          <w:u w:val="single"/>
        </w:rPr>
        <w:t>)</w:t>
      </w:r>
      <w:proofErr w:type="gramStart"/>
      <w:r w:rsidRPr="00C22D44">
        <w:rPr>
          <w:rFonts w:hint="eastAsia"/>
          <w:kern w:val="0"/>
          <w:u w:val="single"/>
        </w:rPr>
        <w:t>的</w:t>
      </w:r>
      <w:r w:rsidRPr="00C22D44">
        <w:rPr>
          <w:rFonts w:hint="eastAsia"/>
          <w:color w:val="0070C0"/>
          <w:kern w:val="0"/>
          <w:u w:val="single"/>
        </w:rPr>
        <w:t>二叉搜索树</w:t>
      </w:r>
      <w:proofErr w:type="gramEnd"/>
      <w:r w:rsidRPr="00C22D44">
        <w:rPr>
          <w:rFonts w:hint="eastAsia"/>
          <w:kern w:val="0"/>
          <w:u w:val="single"/>
        </w:rPr>
        <w:t>，称为</w:t>
      </w:r>
      <w:r w:rsidRPr="003C6996">
        <w:rPr>
          <w:rFonts w:hint="eastAsia"/>
          <w:b/>
          <w:color w:val="FF0000"/>
          <w:kern w:val="0"/>
          <w:u w:val="single"/>
        </w:rPr>
        <w:t>红黑树</w:t>
      </w:r>
      <w:r w:rsidRPr="00C22D44">
        <w:rPr>
          <w:rFonts w:hint="eastAsia"/>
          <w:kern w:val="0"/>
          <w:u w:val="single"/>
        </w:rPr>
        <w:t>：</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1. </w:t>
      </w:r>
      <w:r w:rsidRPr="00C22D44">
        <w:rPr>
          <w:rFonts w:hint="eastAsia"/>
          <w:kern w:val="0"/>
          <w:u w:val="single"/>
        </w:rPr>
        <w:t>每个结点或是红色，或是</w:t>
      </w:r>
      <w:proofErr w:type="gramStart"/>
      <w:r w:rsidRPr="00C22D44">
        <w:rPr>
          <w:rFonts w:hint="eastAsia"/>
          <w:kern w:val="0"/>
          <w:u w:val="single"/>
        </w:rPr>
        <w:t>是</w:t>
      </w:r>
      <w:proofErr w:type="gramEnd"/>
      <w:r w:rsidRPr="00C22D44">
        <w:rPr>
          <w:rFonts w:hint="eastAsia"/>
          <w:kern w:val="0"/>
          <w:u w:val="single"/>
        </w:rPr>
        <w:t>黑色。</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2. </w:t>
      </w:r>
      <w:r w:rsidRPr="00C22D44">
        <w:rPr>
          <w:rFonts w:hint="eastAsia"/>
          <w:kern w:val="0"/>
          <w:u w:val="single"/>
        </w:rPr>
        <w:t>根结点是黑的。</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3. </w:t>
      </w:r>
      <w:r w:rsidRPr="00C22D44">
        <w:rPr>
          <w:rFonts w:hint="eastAsia"/>
          <w:kern w:val="0"/>
          <w:u w:val="single"/>
        </w:rPr>
        <w:t>所有的叶结点</w:t>
      </w:r>
      <w:r w:rsidRPr="00C22D44">
        <w:rPr>
          <w:rFonts w:hint="eastAsia"/>
          <w:kern w:val="0"/>
          <w:u w:val="single"/>
        </w:rPr>
        <w:t>(NULL)</w:t>
      </w:r>
      <w:r w:rsidRPr="00C22D44">
        <w:rPr>
          <w:rFonts w:hint="eastAsia"/>
          <w:kern w:val="0"/>
          <w:u w:val="single"/>
        </w:rPr>
        <w:t>是黑色的。（</w:t>
      </w:r>
      <w:r w:rsidRPr="00C22D44">
        <w:rPr>
          <w:rFonts w:hint="eastAsia"/>
          <w:kern w:val="0"/>
          <w:u w:val="single"/>
        </w:rPr>
        <w:t>NULL</w:t>
      </w:r>
      <w:r w:rsidRPr="00C22D44">
        <w:rPr>
          <w:rFonts w:hint="eastAsia"/>
          <w:kern w:val="0"/>
          <w:u w:val="single"/>
        </w:rPr>
        <w:t>被视为一个哨兵结点，所有应该指向</w:t>
      </w:r>
      <w:r w:rsidRPr="00C22D44">
        <w:rPr>
          <w:rFonts w:hint="eastAsia"/>
          <w:kern w:val="0"/>
          <w:u w:val="single"/>
        </w:rPr>
        <w:t>NULL</w:t>
      </w:r>
      <w:r w:rsidRPr="00C22D44">
        <w:rPr>
          <w:rFonts w:hint="eastAsia"/>
          <w:kern w:val="0"/>
          <w:u w:val="single"/>
        </w:rPr>
        <w:t>的指针，都看成指向了</w:t>
      </w:r>
      <w:r w:rsidRPr="00C22D44">
        <w:rPr>
          <w:rFonts w:hint="eastAsia"/>
          <w:kern w:val="0"/>
          <w:u w:val="single"/>
        </w:rPr>
        <w:t>NULL</w:t>
      </w:r>
      <w:r w:rsidRPr="00C22D44">
        <w:rPr>
          <w:rFonts w:hint="eastAsia"/>
          <w:kern w:val="0"/>
          <w:u w:val="single"/>
        </w:rPr>
        <w:t>结点。）</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4. </w:t>
      </w:r>
      <w:r w:rsidRPr="00C22D44">
        <w:rPr>
          <w:rFonts w:hint="eastAsia"/>
          <w:kern w:val="0"/>
          <w:u w:val="single"/>
        </w:rPr>
        <w:t>如果一个结点是红色的，则它的两个儿子节点都是黑色的。</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5. </w:t>
      </w:r>
      <w:r w:rsidRPr="00C22D44">
        <w:rPr>
          <w:rFonts w:hint="eastAsia"/>
          <w:kern w:val="0"/>
          <w:u w:val="single"/>
        </w:rPr>
        <w:t>对每个结点，从该结点到其子孙结点的所有路径上包含相同数目的黑结点。</w:t>
      </w:r>
    </w:p>
    <w:p w:rsidR="000430CE" w:rsidRPr="00024711" w:rsidRDefault="000430CE" w:rsidP="000430CE">
      <w:pPr>
        <w:rPr>
          <w:kern w:val="0"/>
        </w:rPr>
      </w:pPr>
    </w:p>
    <w:p w:rsidR="00D05E6D" w:rsidRPr="00024711" w:rsidRDefault="000430CE" w:rsidP="00577D96">
      <w:pPr>
        <w:pStyle w:val="a3"/>
        <w:numPr>
          <w:ilvl w:val="0"/>
          <w:numId w:val="15"/>
        </w:numPr>
        <w:ind w:firstLineChars="0"/>
        <w:rPr>
          <w:kern w:val="0"/>
        </w:rPr>
      </w:pPr>
      <w:proofErr w:type="gramStart"/>
      <w:r w:rsidRPr="00024711">
        <w:rPr>
          <w:rFonts w:hint="eastAsia"/>
          <w:kern w:val="0"/>
        </w:rPr>
        <w:t>黑高度</w:t>
      </w:r>
      <w:proofErr w:type="gramEnd"/>
      <w:r w:rsidRPr="00024711">
        <w:rPr>
          <w:rFonts w:hint="eastAsia"/>
          <w:kern w:val="0"/>
        </w:rPr>
        <w:t>的定义：</w:t>
      </w:r>
      <w:r w:rsidRPr="00024711">
        <w:rPr>
          <w:rFonts w:hint="eastAsia"/>
          <w:kern w:val="0"/>
        </w:rPr>
        <w:t xml:space="preserve"> </w:t>
      </w:r>
      <w:r w:rsidRPr="00024711">
        <w:rPr>
          <w:rFonts w:hint="eastAsia"/>
          <w:kern w:val="0"/>
        </w:rPr>
        <w:t>从某个结点出发</w:t>
      </w:r>
      <w:r w:rsidRPr="00024711">
        <w:rPr>
          <w:rFonts w:hint="eastAsia"/>
          <w:kern w:val="0"/>
        </w:rPr>
        <w:t>(</w:t>
      </w:r>
      <w:r w:rsidRPr="00024711">
        <w:rPr>
          <w:rFonts w:hint="eastAsia"/>
          <w:kern w:val="0"/>
        </w:rPr>
        <w:t>不包括该结点</w:t>
      </w:r>
      <w:r w:rsidRPr="00024711">
        <w:rPr>
          <w:rFonts w:hint="eastAsia"/>
          <w:kern w:val="0"/>
        </w:rPr>
        <w:t>)</w:t>
      </w:r>
      <w:r w:rsidRPr="00024711">
        <w:rPr>
          <w:rFonts w:hint="eastAsia"/>
          <w:kern w:val="0"/>
        </w:rPr>
        <w:t>到达一个叶结点的任意一条路径上，黑色结点的个数成为该结点</w:t>
      </w:r>
      <w:r w:rsidRPr="00024711">
        <w:rPr>
          <w:rFonts w:hint="eastAsia"/>
          <w:kern w:val="0"/>
        </w:rPr>
        <w:t>x</w:t>
      </w:r>
      <w:r w:rsidRPr="00024711">
        <w:rPr>
          <w:rFonts w:hint="eastAsia"/>
          <w:kern w:val="0"/>
        </w:rPr>
        <w:t>的黑高度。</w:t>
      </w:r>
      <w:r>
        <w:rPr>
          <w:rFonts w:hint="eastAsia"/>
          <w:kern w:val="0"/>
        </w:rPr>
        <w:t>红黑树的</w:t>
      </w:r>
      <w:proofErr w:type="gramStart"/>
      <w:r>
        <w:rPr>
          <w:rFonts w:hint="eastAsia"/>
          <w:kern w:val="0"/>
        </w:rPr>
        <w:t>黑高度</w:t>
      </w:r>
      <w:proofErr w:type="gramEnd"/>
      <w:r>
        <w:rPr>
          <w:rFonts w:hint="eastAsia"/>
          <w:kern w:val="0"/>
        </w:rPr>
        <w:t>定义为其根结点的黑高度。</w:t>
      </w:r>
    </w:p>
    <w:p w:rsidR="00024711" w:rsidRDefault="00024711" w:rsidP="00024711">
      <w:pPr>
        <w:pStyle w:val="a3"/>
        <w:numPr>
          <w:ilvl w:val="0"/>
          <w:numId w:val="15"/>
        </w:numPr>
        <w:ind w:firstLineChars="0"/>
        <w:rPr>
          <w:kern w:val="0"/>
        </w:rPr>
      </w:pPr>
      <w:r w:rsidRPr="00024711">
        <w:rPr>
          <w:rFonts w:hint="eastAsia"/>
          <w:kern w:val="0"/>
        </w:rPr>
        <w:t>红黑树是真正的</w:t>
      </w:r>
      <w:r>
        <w:rPr>
          <w:rFonts w:hint="eastAsia"/>
          <w:kern w:val="0"/>
        </w:rPr>
        <w:t>在实际中得到大量应用的复杂数据结构：</w:t>
      </w:r>
      <w:r>
        <w:rPr>
          <w:rFonts w:hint="eastAsia"/>
          <w:kern w:val="0"/>
        </w:rPr>
        <w:t>C++STL</w:t>
      </w:r>
      <w:r>
        <w:rPr>
          <w:rFonts w:hint="eastAsia"/>
          <w:kern w:val="0"/>
        </w:rPr>
        <w:t>中的关联容器</w:t>
      </w:r>
      <w:r>
        <w:rPr>
          <w:rFonts w:hint="eastAsia"/>
          <w:kern w:val="0"/>
        </w:rPr>
        <w:t>map,set</w:t>
      </w:r>
      <w:r>
        <w:rPr>
          <w:rFonts w:hint="eastAsia"/>
          <w:kern w:val="0"/>
        </w:rPr>
        <w:t>都是红黑树的应用（所以标准库容器的效率太好了，能用标准库容器尽量使用标准库容器）；</w:t>
      </w:r>
      <w:r>
        <w:rPr>
          <w:rFonts w:hint="eastAsia"/>
          <w:kern w:val="0"/>
        </w:rPr>
        <w:t>Linux</w:t>
      </w:r>
      <w:r>
        <w:rPr>
          <w:rFonts w:hint="eastAsia"/>
          <w:kern w:val="0"/>
        </w:rPr>
        <w:t>内核中的用户态地址空间管理也使用了红黑树。</w:t>
      </w:r>
    </w:p>
    <w:p w:rsidR="00024711" w:rsidRDefault="00024711" w:rsidP="00024711">
      <w:pPr>
        <w:pStyle w:val="a3"/>
        <w:numPr>
          <w:ilvl w:val="0"/>
          <w:numId w:val="15"/>
        </w:numPr>
        <w:ind w:firstLineChars="0"/>
        <w:rPr>
          <w:kern w:val="0"/>
        </w:rPr>
      </w:pPr>
      <w:r>
        <w:rPr>
          <w:rFonts w:hint="eastAsia"/>
          <w:kern w:val="0"/>
        </w:rPr>
        <w:t>红黑权势是许多“平衡的”查找树中的一种</w:t>
      </w:r>
      <w:r w:rsidR="00C5356B">
        <w:rPr>
          <w:rFonts w:hint="eastAsia"/>
          <w:kern w:val="0"/>
        </w:rPr>
        <w:t>（</w:t>
      </w:r>
      <w:r w:rsidR="00C5356B" w:rsidRPr="00C5356B">
        <w:rPr>
          <w:rFonts w:hint="eastAsia"/>
          <w:kern w:val="0"/>
          <w:u w:val="single"/>
        </w:rPr>
        <w:t>首先：红黑树是一种近似平衡的二叉树</w:t>
      </w:r>
      <w:r w:rsidR="00C5356B">
        <w:rPr>
          <w:rFonts w:hint="eastAsia"/>
          <w:kern w:val="0"/>
        </w:rPr>
        <w:t>）</w:t>
      </w:r>
      <w:r>
        <w:rPr>
          <w:rFonts w:hint="eastAsia"/>
          <w:kern w:val="0"/>
        </w:rPr>
        <w:t>，它能保证在最坏的情况下，基本的动态集合操作的时间为</w:t>
      </w:r>
      <w:r>
        <w:rPr>
          <w:rFonts w:hint="eastAsia"/>
          <w:kern w:val="0"/>
        </w:rPr>
        <w:t>O(lgn)</w:t>
      </w:r>
      <w:r>
        <w:rPr>
          <w:rFonts w:hint="eastAsia"/>
          <w:kern w:val="0"/>
        </w:rPr>
        <w:t>。</w:t>
      </w:r>
    </w:p>
    <w:p w:rsidR="00C5356B" w:rsidRDefault="000430CE" w:rsidP="00024711">
      <w:pPr>
        <w:pStyle w:val="a3"/>
        <w:numPr>
          <w:ilvl w:val="0"/>
          <w:numId w:val="15"/>
        </w:numPr>
        <w:ind w:firstLineChars="0"/>
        <w:rPr>
          <w:kern w:val="0"/>
        </w:rPr>
      </w:pPr>
      <w:r>
        <w:rPr>
          <w:rFonts w:hint="eastAsia"/>
          <w:kern w:val="0"/>
        </w:rPr>
        <w:t>通过对任何一条从根到叶子的路径上各个结点着色方式的限制，红黑</w:t>
      </w:r>
      <w:proofErr w:type="gramStart"/>
      <w:r>
        <w:rPr>
          <w:rFonts w:hint="eastAsia"/>
          <w:kern w:val="0"/>
        </w:rPr>
        <w:t>树确保</w:t>
      </w:r>
      <w:proofErr w:type="gramEnd"/>
      <w:r>
        <w:rPr>
          <w:rFonts w:hint="eastAsia"/>
          <w:kern w:val="0"/>
        </w:rPr>
        <w:t>没有一条路径会比其它路径长出两倍，因而是接近平衡的。</w:t>
      </w:r>
    </w:p>
    <w:p w:rsidR="000430CE" w:rsidRDefault="007D56CB" w:rsidP="00024711">
      <w:pPr>
        <w:pStyle w:val="a3"/>
        <w:numPr>
          <w:ilvl w:val="0"/>
          <w:numId w:val="15"/>
        </w:numPr>
        <w:ind w:firstLineChars="0"/>
        <w:rPr>
          <w:kern w:val="0"/>
        </w:rPr>
      </w:pPr>
      <w:r>
        <w:rPr>
          <w:rFonts w:hint="eastAsia"/>
          <w:kern w:val="0"/>
        </w:rPr>
        <w:t>一要全是黑结点的满二叉树也满足红黑树的定义。满二叉树的效率本身就非常高啊，它是效率最好的二叉树了，所以说它是红黑树的一个特例；普通的红黑</w:t>
      </w:r>
      <w:proofErr w:type="gramStart"/>
      <w:r>
        <w:rPr>
          <w:rFonts w:hint="eastAsia"/>
          <w:kern w:val="0"/>
        </w:rPr>
        <w:t>树要求</w:t>
      </w:r>
      <w:proofErr w:type="gramEnd"/>
      <w:r>
        <w:rPr>
          <w:rFonts w:hint="eastAsia"/>
          <w:kern w:val="0"/>
        </w:rPr>
        <w:t>并没有满二叉树这么严格。</w:t>
      </w:r>
    </w:p>
    <w:p w:rsidR="007D56CB" w:rsidRDefault="007D56CB" w:rsidP="00024711">
      <w:pPr>
        <w:pStyle w:val="a3"/>
        <w:numPr>
          <w:ilvl w:val="0"/>
          <w:numId w:val="15"/>
        </w:numPr>
        <w:ind w:firstLineChars="0"/>
        <w:rPr>
          <w:kern w:val="0"/>
        </w:rPr>
      </w:pPr>
      <w:r>
        <w:rPr>
          <w:rFonts w:hint="eastAsia"/>
          <w:kern w:val="0"/>
        </w:rPr>
        <w:t>旋转操作（左旋和右旋）：</w:t>
      </w:r>
      <w:r w:rsidRPr="00DD1EFC">
        <w:rPr>
          <w:rFonts w:hint="eastAsia"/>
          <w:kern w:val="0"/>
          <w:u w:val="single"/>
        </w:rPr>
        <w:t>旋转操作是一种能</w:t>
      </w:r>
      <w:r w:rsidRPr="00DD1EFC">
        <w:rPr>
          <w:rFonts w:hint="eastAsia"/>
          <w:color w:val="7030A0"/>
          <w:kern w:val="0"/>
          <w:u w:val="single"/>
        </w:rPr>
        <w:t>保持</w:t>
      </w:r>
      <w:proofErr w:type="gramStart"/>
      <w:r w:rsidRPr="00DD1EFC">
        <w:rPr>
          <w:rFonts w:hint="eastAsia"/>
          <w:color w:val="7030A0"/>
          <w:kern w:val="0"/>
          <w:u w:val="single"/>
        </w:rPr>
        <w:t>二叉查找树性质</w:t>
      </w:r>
      <w:proofErr w:type="gramEnd"/>
      <w:r w:rsidRPr="00DD1EFC">
        <w:rPr>
          <w:rFonts w:hint="eastAsia"/>
          <w:kern w:val="0"/>
          <w:u w:val="single"/>
        </w:rPr>
        <w:t>的查找树局部操作</w:t>
      </w:r>
      <w:r>
        <w:rPr>
          <w:rFonts w:hint="eastAsia"/>
          <w:kern w:val="0"/>
        </w:rPr>
        <w:t>。</w:t>
      </w:r>
      <w:r>
        <w:rPr>
          <w:kern w:val="0"/>
        </w:rPr>
        <w:br/>
      </w:r>
      <w:r>
        <w:rPr>
          <w:rFonts w:hint="eastAsia"/>
          <w:kern w:val="0"/>
        </w:rPr>
        <w:t>所有对红黑树结构的修改都只能通过左右旋来完成，这样才能保证修改后的红黑树首先是</w:t>
      </w:r>
      <w:proofErr w:type="gramStart"/>
      <w:r>
        <w:rPr>
          <w:rFonts w:hint="eastAsia"/>
          <w:kern w:val="0"/>
        </w:rPr>
        <w:t>一棵二叉查找</w:t>
      </w:r>
      <w:proofErr w:type="gramEnd"/>
      <w:r>
        <w:rPr>
          <w:rFonts w:hint="eastAsia"/>
          <w:kern w:val="0"/>
        </w:rPr>
        <w:t>树。</w:t>
      </w:r>
    </w:p>
    <w:p w:rsidR="00DD1EFC" w:rsidRDefault="00DD1EFC" w:rsidP="00024711">
      <w:pPr>
        <w:pStyle w:val="a3"/>
        <w:numPr>
          <w:ilvl w:val="0"/>
          <w:numId w:val="15"/>
        </w:numPr>
        <w:ind w:firstLineChars="0"/>
        <w:rPr>
          <w:kern w:val="0"/>
        </w:rPr>
      </w:pPr>
      <w:r>
        <w:rPr>
          <w:rFonts w:hint="eastAsia"/>
          <w:kern w:val="0"/>
        </w:rPr>
        <w:t>红黑树的</w:t>
      </w:r>
      <w:r w:rsidRPr="002F34A1">
        <w:rPr>
          <w:rFonts w:hint="eastAsia"/>
          <w:color w:val="FF0000"/>
          <w:kern w:val="0"/>
        </w:rPr>
        <w:t>插入操作</w:t>
      </w:r>
      <w:r>
        <w:rPr>
          <w:rFonts w:hint="eastAsia"/>
          <w:kern w:val="0"/>
        </w:rPr>
        <w:t>：将结点</w:t>
      </w:r>
      <w:r>
        <w:rPr>
          <w:rFonts w:hint="eastAsia"/>
          <w:kern w:val="0"/>
        </w:rPr>
        <w:t>Z</w:t>
      </w:r>
      <w:r>
        <w:rPr>
          <w:rFonts w:hint="eastAsia"/>
          <w:kern w:val="0"/>
        </w:rPr>
        <w:t>插入树</w:t>
      </w:r>
      <w:r>
        <w:rPr>
          <w:rFonts w:hint="eastAsia"/>
          <w:kern w:val="0"/>
        </w:rPr>
        <w:t>T</w:t>
      </w:r>
      <w:r>
        <w:rPr>
          <w:rFonts w:hint="eastAsia"/>
          <w:kern w:val="0"/>
        </w:rPr>
        <w:t>中，就好像</w:t>
      </w:r>
      <w:r>
        <w:rPr>
          <w:rFonts w:hint="eastAsia"/>
          <w:kern w:val="0"/>
        </w:rPr>
        <w:t>T</w:t>
      </w:r>
      <w:r>
        <w:rPr>
          <w:rFonts w:hint="eastAsia"/>
          <w:kern w:val="0"/>
        </w:rPr>
        <w:t>是一棵普通</w:t>
      </w:r>
      <w:proofErr w:type="gramStart"/>
      <w:r>
        <w:rPr>
          <w:rFonts w:hint="eastAsia"/>
          <w:kern w:val="0"/>
        </w:rPr>
        <w:t>的二叉查找</w:t>
      </w:r>
      <w:proofErr w:type="gramEnd"/>
      <w:r>
        <w:rPr>
          <w:rFonts w:hint="eastAsia"/>
          <w:kern w:val="0"/>
        </w:rPr>
        <w:t>树一样，然后将</w:t>
      </w:r>
      <w:proofErr w:type="gramStart"/>
      <w:r>
        <w:rPr>
          <w:rFonts w:hint="eastAsia"/>
          <w:kern w:val="0"/>
        </w:rPr>
        <w:t>Z</w:t>
      </w:r>
      <w:r>
        <w:rPr>
          <w:rFonts w:hint="eastAsia"/>
          <w:kern w:val="0"/>
        </w:rPr>
        <w:t>着</w:t>
      </w:r>
      <w:proofErr w:type="gramEnd"/>
      <w:r>
        <w:rPr>
          <w:rFonts w:hint="eastAsia"/>
          <w:kern w:val="0"/>
        </w:rPr>
        <w:t>为红色。为保证红黑性质能继续保持，我们调用一个辅助程序来对结点重新着色并旋转。</w:t>
      </w:r>
      <w:r w:rsidR="002F34A1">
        <w:rPr>
          <w:kern w:val="0"/>
        </w:rPr>
        <w:br/>
      </w:r>
      <w:r w:rsidR="002F34A1">
        <w:rPr>
          <w:rFonts w:hint="eastAsia"/>
          <w:kern w:val="0"/>
        </w:rPr>
        <w:t>这么做是有它的智慧的：首先，插入结点</w:t>
      </w:r>
      <w:r w:rsidR="002F34A1">
        <w:rPr>
          <w:rFonts w:hint="eastAsia"/>
          <w:kern w:val="0"/>
        </w:rPr>
        <w:t>Z</w:t>
      </w:r>
      <w:r w:rsidR="002F34A1">
        <w:rPr>
          <w:rFonts w:hint="eastAsia"/>
          <w:kern w:val="0"/>
        </w:rPr>
        <w:t>的位置的确应该和</w:t>
      </w:r>
      <w:proofErr w:type="gramStart"/>
      <w:r w:rsidR="002F34A1">
        <w:rPr>
          <w:rFonts w:hint="eastAsia"/>
          <w:kern w:val="0"/>
        </w:rPr>
        <w:t>普通二叉查找</w:t>
      </w:r>
      <w:proofErr w:type="gramEnd"/>
      <w:r w:rsidR="002F34A1">
        <w:rPr>
          <w:rFonts w:hint="eastAsia"/>
          <w:kern w:val="0"/>
        </w:rPr>
        <w:t>树一样，因为红黑树本身就首先是</w:t>
      </w:r>
      <w:proofErr w:type="gramStart"/>
      <w:r w:rsidR="002F34A1">
        <w:rPr>
          <w:rFonts w:hint="eastAsia"/>
          <w:kern w:val="0"/>
        </w:rPr>
        <w:t>一棵二叉查找</w:t>
      </w:r>
      <w:proofErr w:type="gramEnd"/>
      <w:r w:rsidR="002F34A1">
        <w:rPr>
          <w:rFonts w:hint="eastAsia"/>
          <w:kern w:val="0"/>
        </w:rPr>
        <w:t>树；然后将</w:t>
      </w:r>
      <w:proofErr w:type="gramStart"/>
      <w:r w:rsidR="002F34A1">
        <w:rPr>
          <w:rFonts w:hint="eastAsia"/>
          <w:kern w:val="0"/>
        </w:rPr>
        <w:t>Z</w:t>
      </w:r>
      <w:r w:rsidR="002F34A1">
        <w:rPr>
          <w:rFonts w:hint="eastAsia"/>
          <w:kern w:val="0"/>
        </w:rPr>
        <w:t>着</w:t>
      </w:r>
      <w:proofErr w:type="gramEnd"/>
      <w:r w:rsidR="002F34A1">
        <w:rPr>
          <w:rFonts w:hint="eastAsia"/>
          <w:kern w:val="0"/>
        </w:rPr>
        <w:t>为红色，是为了保证性质</w:t>
      </w:r>
      <w:r w:rsidR="002F34A1">
        <w:rPr>
          <w:rFonts w:hint="eastAsia"/>
          <w:kern w:val="0"/>
        </w:rPr>
        <w:t>5</w:t>
      </w:r>
      <w:r w:rsidR="002F34A1">
        <w:rPr>
          <w:rFonts w:hint="eastAsia"/>
          <w:kern w:val="0"/>
        </w:rPr>
        <w:t>的正确性，因为性质</w:t>
      </w:r>
      <w:r w:rsidR="002F34A1">
        <w:rPr>
          <w:rFonts w:hint="eastAsia"/>
          <w:kern w:val="0"/>
        </w:rPr>
        <w:t>5</w:t>
      </w:r>
      <w:r w:rsidR="002F34A1">
        <w:rPr>
          <w:rFonts w:hint="eastAsia"/>
          <w:kern w:val="0"/>
        </w:rPr>
        <w:t>如果被破坏了是最难以恢复的；到这里，有可能被破坏的性质就只剩下性质</w:t>
      </w:r>
      <w:r w:rsidR="002F34A1">
        <w:rPr>
          <w:rFonts w:hint="eastAsia"/>
          <w:kern w:val="0"/>
        </w:rPr>
        <w:t>2</w:t>
      </w:r>
      <w:r w:rsidR="002F34A1">
        <w:rPr>
          <w:rFonts w:hint="eastAsia"/>
          <w:kern w:val="0"/>
        </w:rPr>
        <w:t>和性质</w:t>
      </w:r>
      <w:r w:rsidR="002F34A1">
        <w:rPr>
          <w:rFonts w:hint="eastAsia"/>
          <w:kern w:val="0"/>
        </w:rPr>
        <w:t>4</w:t>
      </w:r>
      <w:r w:rsidR="002F34A1">
        <w:rPr>
          <w:rFonts w:hint="eastAsia"/>
          <w:kern w:val="0"/>
        </w:rPr>
        <w:t>了，这都可以通过后来的辅助程序进行修复的。</w:t>
      </w:r>
      <w:r w:rsidR="00D92B2F">
        <w:rPr>
          <w:kern w:val="0"/>
        </w:rPr>
        <w:br/>
      </w:r>
      <w:r w:rsidR="00D92B2F">
        <w:rPr>
          <w:rFonts w:hint="eastAsia"/>
          <w:kern w:val="0"/>
        </w:rPr>
        <w:t>插入操作可能破坏的性质：</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2</w:t>
      </w:r>
      <w:r>
        <w:rPr>
          <w:rFonts w:hint="eastAsia"/>
          <w:kern w:val="0"/>
        </w:rPr>
        <w:t>：当被</w:t>
      </w:r>
      <w:proofErr w:type="gramStart"/>
      <w:r>
        <w:rPr>
          <w:rFonts w:hint="eastAsia"/>
          <w:kern w:val="0"/>
        </w:rPr>
        <w:t>一棵空树进行</w:t>
      </w:r>
      <w:proofErr w:type="gramEnd"/>
      <w:r>
        <w:rPr>
          <w:rFonts w:hint="eastAsia"/>
          <w:kern w:val="0"/>
        </w:rPr>
        <w:t>插入操作时发生；</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4</w:t>
      </w:r>
      <w:r>
        <w:rPr>
          <w:rFonts w:hint="eastAsia"/>
          <w:kern w:val="0"/>
        </w:rPr>
        <w:t>：当新结点被插入到红色结点之后时发生；</w:t>
      </w:r>
    </w:p>
    <w:p w:rsidR="00AC18A6" w:rsidRDefault="002F34A1" w:rsidP="00AC18A6">
      <w:pPr>
        <w:pStyle w:val="a3"/>
        <w:numPr>
          <w:ilvl w:val="0"/>
          <w:numId w:val="15"/>
        </w:numPr>
        <w:ind w:firstLineChars="0"/>
        <w:rPr>
          <w:kern w:val="0"/>
        </w:rPr>
      </w:pPr>
      <w:r>
        <w:rPr>
          <w:rFonts w:hint="eastAsia"/>
          <w:kern w:val="0"/>
        </w:rPr>
        <w:t>红黑树的</w:t>
      </w:r>
      <w:r w:rsidRPr="005E0638">
        <w:rPr>
          <w:rFonts w:hint="eastAsia"/>
          <w:color w:val="FF0000"/>
          <w:kern w:val="0"/>
        </w:rPr>
        <w:t>删除操作</w:t>
      </w:r>
      <w:r>
        <w:rPr>
          <w:rFonts w:hint="eastAsia"/>
          <w:kern w:val="0"/>
        </w:rPr>
        <w:t>：</w:t>
      </w:r>
      <w:r w:rsidRPr="002F34A1">
        <w:rPr>
          <w:rFonts w:hint="eastAsia"/>
          <w:kern w:val="0"/>
        </w:rPr>
        <w:t>和插入</w:t>
      </w:r>
      <w:r>
        <w:rPr>
          <w:rFonts w:hint="eastAsia"/>
          <w:kern w:val="0"/>
        </w:rPr>
        <w:t>操作</w:t>
      </w:r>
      <w:r w:rsidRPr="002F34A1">
        <w:rPr>
          <w:rFonts w:hint="eastAsia"/>
          <w:kern w:val="0"/>
        </w:rPr>
        <w:t>一样，先用</w:t>
      </w:r>
      <w:r w:rsidRPr="002F34A1">
        <w:rPr>
          <w:rFonts w:hint="eastAsia"/>
          <w:kern w:val="0"/>
        </w:rPr>
        <w:t>BST</w:t>
      </w:r>
      <w:r w:rsidRPr="002F34A1">
        <w:rPr>
          <w:rFonts w:hint="eastAsia"/>
          <w:kern w:val="0"/>
        </w:rPr>
        <w:t>的删除结点</w:t>
      </w:r>
      <w:r>
        <w:rPr>
          <w:rFonts w:hint="eastAsia"/>
          <w:kern w:val="0"/>
        </w:rPr>
        <w:t>操作</w:t>
      </w:r>
      <w:r w:rsidRPr="002F34A1">
        <w:rPr>
          <w:rFonts w:hint="eastAsia"/>
          <w:kern w:val="0"/>
        </w:rPr>
        <w:t>，然后</w:t>
      </w:r>
      <w:r>
        <w:rPr>
          <w:rFonts w:hint="eastAsia"/>
          <w:kern w:val="0"/>
        </w:rPr>
        <w:t>调用相应的辅助函数</w:t>
      </w:r>
      <w:r w:rsidRPr="002F34A1">
        <w:rPr>
          <w:rFonts w:hint="eastAsia"/>
          <w:kern w:val="0"/>
        </w:rPr>
        <w:t>做相应的调整。</w:t>
      </w:r>
      <w:r w:rsidR="00AC18A6">
        <w:rPr>
          <w:kern w:val="0"/>
        </w:rPr>
        <w:br/>
      </w:r>
      <w:r w:rsidR="00AC18A6">
        <w:rPr>
          <w:rFonts w:hint="eastAsia"/>
          <w:kern w:val="0"/>
        </w:rPr>
        <w:t>首先只有被删除的结点为黑结点时才需要进行修补，理由如下：</w:t>
      </w:r>
    </w:p>
    <w:p w:rsidR="00AC18A6" w:rsidRDefault="00AC18A6" w:rsidP="00AC18A6">
      <w:pPr>
        <w:pStyle w:val="a3"/>
        <w:numPr>
          <w:ilvl w:val="1"/>
          <w:numId w:val="15"/>
        </w:numPr>
        <w:ind w:firstLineChars="0"/>
        <w:rPr>
          <w:kern w:val="0"/>
        </w:rPr>
      </w:pPr>
      <w:r>
        <w:rPr>
          <w:rFonts w:hint="eastAsia"/>
          <w:kern w:val="0"/>
        </w:rPr>
        <w:t>树中各结点的</w:t>
      </w:r>
      <w:proofErr w:type="gramStart"/>
      <w:r>
        <w:rPr>
          <w:rFonts w:hint="eastAsia"/>
          <w:kern w:val="0"/>
        </w:rPr>
        <w:t>黑高度</w:t>
      </w:r>
      <w:proofErr w:type="gramEnd"/>
      <w:r>
        <w:rPr>
          <w:rFonts w:hint="eastAsia"/>
          <w:kern w:val="0"/>
        </w:rPr>
        <w:t>都没有变化</w:t>
      </w:r>
    </w:p>
    <w:p w:rsidR="00AC18A6" w:rsidRDefault="00AC18A6" w:rsidP="00AC18A6">
      <w:pPr>
        <w:pStyle w:val="a3"/>
        <w:numPr>
          <w:ilvl w:val="1"/>
          <w:numId w:val="15"/>
        </w:numPr>
        <w:ind w:firstLineChars="0"/>
        <w:rPr>
          <w:kern w:val="0"/>
        </w:rPr>
      </w:pPr>
      <w:r>
        <w:rPr>
          <w:rFonts w:hint="eastAsia"/>
          <w:kern w:val="0"/>
        </w:rPr>
        <w:t>不存在两个相邻的红色结点</w:t>
      </w:r>
    </w:p>
    <w:p w:rsidR="00300EF3" w:rsidRDefault="00AC18A6" w:rsidP="00AC18A6">
      <w:pPr>
        <w:pStyle w:val="a3"/>
        <w:numPr>
          <w:ilvl w:val="1"/>
          <w:numId w:val="15"/>
        </w:numPr>
        <w:ind w:firstLineChars="0"/>
        <w:rPr>
          <w:kern w:val="0"/>
        </w:rPr>
      </w:pPr>
      <w:r>
        <w:rPr>
          <w:rFonts w:hint="eastAsia"/>
          <w:kern w:val="0"/>
        </w:rPr>
        <w:t>因为如果被删除的点是红色，就不可能是根，所以根仍然是黑色的</w:t>
      </w:r>
    </w:p>
    <w:p w:rsidR="00AC18A6" w:rsidRDefault="00AC18A6" w:rsidP="00300EF3">
      <w:pPr>
        <w:pStyle w:val="a3"/>
        <w:numPr>
          <w:ilvl w:val="0"/>
          <w:numId w:val="15"/>
        </w:numPr>
        <w:ind w:firstLineChars="0"/>
        <w:rPr>
          <w:kern w:val="0"/>
        </w:rPr>
      </w:pPr>
      <w:r>
        <w:rPr>
          <w:rFonts w:hint="eastAsia"/>
          <w:kern w:val="0"/>
        </w:rPr>
        <w:t>当被删除了黑结点之后，红黑树的性质</w:t>
      </w:r>
      <w:r>
        <w:rPr>
          <w:rFonts w:hint="eastAsia"/>
          <w:kern w:val="0"/>
        </w:rPr>
        <w:t>5</w:t>
      </w:r>
      <w:r>
        <w:rPr>
          <w:rFonts w:hint="eastAsia"/>
          <w:kern w:val="0"/>
        </w:rPr>
        <w:t>被破坏，上面说过了性质</w:t>
      </w:r>
      <w:r>
        <w:rPr>
          <w:rFonts w:hint="eastAsia"/>
          <w:kern w:val="0"/>
        </w:rPr>
        <w:t>5</w:t>
      </w:r>
      <w:r>
        <w:rPr>
          <w:rFonts w:hint="eastAsia"/>
          <w:kern w:val="0"/>
        </w:rPr>
        <w:t>被破坏后的修复难度是最大的。所以这里的修复过程使用了一个很新的思想，即视为被删除的结点的子结点有额外的一种黑色</w:t>
      </w:r>
      <w:r w:rsidR="003C7746">
        <w:rPr>
          <w:rFonts w:hint="eastAsia"/>
          <w:kern w:val="0"/>
        </w:rPr>
        <w:t>，当这一重额外的黑色存在之后，性质</w:t>
      </w:r>
      <w:r w:rsidR="003C7746">
        <w:rPr>
          <w:rFonts w:hint="eastAsia"/>
          <w:kern w:val="0"/>
        </w:rPr>
        <w:t>5</w:t>
      </w:r>
      <w:r w:rsidR="003C7746">
        <w:rPr>
          <w:rFonts w:hint="eastAsia"/>
          <w:kern w:val="0"/>
        </w:rPr>
        <w:t>就得到了继续。</w:t>
      </w:r>
      <w:r>
        <w:rPr>
          <w:rFonts w:hint="eastAsia"/>
          <w:kern w:val="0"/>
        </w:rPr>
        <w:t>然后再通过转移的方法逐步把这一重额外的黑色</w:t>
      </w:r>
      <w:r w:rsidR="003C7746">
        <w:rPr>
          <w:rFonts w:hint="eastAsia"/>
          <w:kern w:val="0"/>
        </w:rPr>
        <w:t>逐渐向上</w:t>
      </w:r>
      <w:r>
        <w:rPr>
          <w:rFonts w:hint="eastAsia"/>
          <w:kern w:val="0"/>
        </w:rPr>
        <w:t>转移</w:t>
      </w:r>
      <w:r w:rsidR="00952163">
        <w:rPr>
          <w:rFonts w:hint="eastAsia"/>
          <w:kern w:val="0"/>
        </w:rPr>
        <w:t>直到根或者红色的结点</w:t>
      </w:r>
      <w:r w:rsidR="003C7746">
        <w:rPr>
          <w:rFonts w:hint="eastAsia"/>
          <w:kern w:val="0"/>
        </w:rPr>
        <w:t>，最后消除这一重额外的黑色</w:t>
      </w:r>
      <w:r>
        <w:rPr>
          <w:rFonts w:hint="eastAsia"/>
          <w:kern w:val="0"/>
        </w:rPr>
        <w:t>。</w:t>
      </w:r>
      <w:r w:rsidR="00D92B2F">
        <w:rPr>
          <w:kern w:val="0"/>
        </w:rPr>
        <w:br/>
      </w:r>
      <w:r w:rsidR="00D92B2F">
        <w:rPr>
          <w:rFonts w:hint="eastAsia"/>
          <w:kern w:val="0"/>
        </w:rPr>
        <w:t>删除操作中可能被破坏的性质：</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2</w:t>
      </w:r>
      <w:r>
        <w:rPr>
          <w:rFonts w:hint="eastAsia"/>
          <w:kern w:val="0"/>
        </w:rPr>
        <w:t>：</w:t>
      </w:r>
      <w:r w:rsidRPr="00D92B2F">
        <w:rPr>
          <w:rFonts w:hint="eastAsia"/>
          <w:kern w:val="0"/>
        </w:rPr>
        <w:t>当</w:t>
      </w:r>
      <w:r w:rsidRPr="00D92B2F">
        <w:rPr>
          <w:rFonts w:hint="eastAsia"/>
          <w:kern w:val="0"/>
        </w:rPr>
        <w:t>y</w:t>
      </w:r>
      <w:r w:rsidRPr="00D92B2F">
        <w:rPr>
          <w:rFonts w:hint="eastAsia"/>
          <w:kern w:val="0"/>
        </w:rPr>
        <w:t>是根时，且</w:t>
      </w:r>
      <w:r w:rsidRPr="00D92B2F">
        <w:rPr>
          <w:rFonts w:hint="eastAsia"/>
          <w:kern w:val="0"/>
        </w:rPr>
        <w:t>y</w:t>
      </w:r>
      <w:r>
        <w:rPr>
          <w:rFonts w:hint="eastAsia"/>
          <w:kern w:val="0"/>
        </w:rPr>
        <w:t>的一个孩子是红色，若此时这个孩子成为根结点；</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4</w:t>
      </w:r>
      <w:r>
        <w:rPr>
          <w:rFonts w:hint="eastAsia"/>
          <w:kern w:val="0"/>
        </w:rPr>
        <w:t>：</w:t>
      </w:r>
      <w:r w:rsidRPr="00D92B2F">
        <w:rPr>
          <w:rFonts w:hint="eastAsia"/>
          <w:kern w:val="0"/>
        </w:rPr>
        <w:t>当</w:t>
      </w:r>
      <w:r w:rsidRPr="00D92B2F">
        <w:rPr>
          <w:rFonts w:hint="eastAsia"/>
          <w:kern w:val="0"/>
        </w:rPr>
        <w:t>x</w:t>
      </w:r>
      <w:r w:rsidRPr="00D92B2F">
        <w:rPr>
          <w:rFonts w:hint="eastAsia"/>
          <w:kern w:val="0"/>
        </w:rPr>
        <w:t>和</w:t>
      </w:r>
      <w:r w:rsidRPr="00D92B2F">
        <w:rPr>
          <w:rFonts w:hint="eastAsia"/>
          <w:kern w:val="0"/>
        </w:rPr>
        <w:t>p[y]</w:t>
      </w:r>
      <w:r>
        <w:rPr>
          <w:rFonts w:hint="eastAsia"/>
          <w:kern w:val="0"/>
        </w:rPr>
        <w:t>都是红色时；</w:t>
      </w:r>
    </w:p>
    <w:p w:rsidR="00AC18A6" w:rsidRPr="00441AA6" w:rsidRDefault="00D92B2F" w:rsidP="00300EF3">
      <w:pPr>
        <w:pStyle w:val="a3"/>
        <w:numPr>
          <w:ilvl w:val="1"/>
          <w:numId w:val="15"/>
        </w:numPr>
        <w:ind w:firstLineChars="0"/>
        <w:rPr>
          <w:kern w:val="0"/>
        </w:rPr>
      </w:pPr>
      <w:r w:rsidRPr="00441AA6">
        <w:rPr>
          <w:rFonts w:hint="eastAsia"/>
          <w:kern w:val="0"/>
        </w:rPr>
        <w:t>性质</w:t>
      </w:r>
      <w:r w:rsidRPr="00441AA6">
        <w:rPr>
          <w:rFonts w:hint="eastAsia"/>
          <w:kern w:val="0"/>
        </w:rPr>
        <w:t>5</w:t>
      </w:r>
      <w:r w:rsidRPr="00441AA6">
        <w:rPr>
          <w:rFonts w:hint="eastAsia"/>
          <w:kern w:val="0"/>
        </w:rPr>
        <w:t>：包含</w:t>
      </w:r>
      <w:r w:rsidRPr="00441AA6">
        <w:rPr>
          <w:rFonts w:hint="eastAsia"/>
          <w:kern w:val="0"/>
        </w:rPr>
        <w:t>y</w:t>
      </w:r>
      <w:r w:rsidRPr="00441AA6">
        <w:rPr>
          <w:rFonts w:hint="eastAsia"/>
          <w:kern w:val="0"/>
        </w:rPr>
        <w:t>的路径中，</w:t>
      </w:r>
      <w:proofErr w:type="gramStart"/>
      <w:r w:rsidRPr="00441AA6">
        <w:rPr>
          <w:rFonts w:hint="eastAsia"/>
          <w:kern w:val="0"/>
        </w:rPr>
        <w:t>黑高度</w:t>
      </w:r>
      <w:proofErr w:type="gramEnd"/>
      <w:r w:rsidRPr="00441AA6">
        <w:rPr>
          <w:rFonts w:hint="eastAsia"/>
          <w:kern w:val="0"/>
        </w:rPr>
        <w:t>都减少了；</w:t>
      </w:r>
    </w:p>
    <w:p w:rsidR="002F34A1" w:rsidRDefault="002F34A1" w:rsidP="00024711">
      <w:pPr>
        <w:pStyle w:val="a3"/>
        <w:numPr>
          <w:ilvl w:val="0"/>
          <w:numId w:val="15"/>
        </w:numPr>
        <w:ind w:firstLineChars="0"/>
        <w:rPr>
          <w:kern w:val="0"/>
        </w:rPr>
      </w:pPr>
      <w:r w:rsidRPr="002F34A1">
        <w:rPr>
          <w:rFonts w:hint="eastAsia"/>
          <w:kern w:val="0"/>
        </w:rPr>
        <w:t>红黑树是平衡查找树，还有</w:t>
      </w:r>
      <w:r w:rsidRPr="002F34A1">
        <w:rPr>
          <w:rFonts w:hint="eastAsia"/>
          <w:kern w:val="0"/>
        </w:rPr>
        <w:t>B</w:t>
      </w:r>
      <w:r w:rsidRPr="002F34A1">
        <w:rPr>
          <w:rFonts w:hint="eastAsia"/>
          <w:kern w:val="0"/>
        </w:rPr>
        <w:t>树也是另一类平衡查找树。</w:t>
      </w:r>
    </w:p>
    <w:p w:rsidR="002F34A1" w:rsidRDefault="002F34A1" w:rsidP="002F34A1">
      <w:pPr>
        <w:rPr>
          <w:kern w:val="0"/>
        </w:rPr>
      </w:pPr>
    </w:p>
    <w:p w:rsidR="00EC1E60" w:rsidRDefault="00EC1E60" w:rsidP="00EC1E60">
      <w:pPr>
        <w:rPr>
          <w:ins w:id="527" w:author="tcq" w:date="2011-06-17T23:29:00Z"/>
          <w:rFonts w:ascii="Simsun" w:hAnsi="Simsun" w:cs="宋体" w:hint="eastAsia"/>
          <w:sz w:val="27"/>
          <w:szCs w:val="27"/>
        </w:rPr>
      </w:pPr>
    </w:p>
    <w:p w:rsidR="00EC1E60" w:rsidRPr="00532D98" w:rsidRDefault="00EC1E60" w:rsidP="00EC1E60">
      <w:pPr>
        <w:rPr>
          <w:ins w:id="528" w:author="tcq" w:date="2011-06-17T23:29:00Z"/>
          <w:rFonts w:hint="eastAsia"/>
        </w:rPr>
      </w:pPr>
      <w:ins w:id="529" w:author="tcq" w:date="2011-06-17T23:29: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530" w:author="tcq" w:date="2011-06-17T23:29:00Z"/>
        </w:trPr>
        <w:tc>
          <w:tcPr>
            <w:tcW w:w="11840" w:type="dxa"/>
          </w:tcPr>
          <w:p w:rsidR="00EC1E60" w:rsidRDefault="00321DDD" w:rsidP="000C5D60">
            <w:pPr>
              <w:rPr>
                <w:ins w:id="531" w:author="tcq" w:date="2011-06-17T23:32:00Z"/>
                <w:rFonts w:hint="eastAsia"/>
                <w:color w:val="00B0F0"/>
                <w:sz w:val="18"/>
                <w:szCs w:val="18"/>
              </w:rPr>
            </w:pPr>
            <w:ins w:id="532" w:author="tcq" w:date="2011-06-17T23:32:00Z">
              <w:r>
                <w:rPr>
                  <w:noProof/>
                </w:rPr>
                <w:drawing>
                  <wp:inline distT="0" distB="0" distL="0" distR="0" wp14:anchorId="1A48F1B3" wp14:editId="220DD37C">
                    <wp:extent cx="5486400" cy="1244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244600"/>
                            </a:xfrm>
                            <a:prstGeom prst="rect">
                              <a:avLst/>
                            </a:prstGeom>
                          </pic:spPr>
                        </pic:pic>
                      </a:graphicData>
                    </a:graphic>
                  </wp:inline>
                </w:drawing>
              </w:r>
            </w:ins>
          </w:p>
          <w:p w:rsidR="00321DDD" w:rsidRDefault="00321DDD" w:rsidP="000C5D60">
            <w:pPr>
              <w:rPr>
                <w:ins w:id="533" w:author="tcq" w:date="2011-06-17T23:32:00Z"/>
                <w:rFonts w:hint="eastAsia"/>
                <w:color w:val="00B0F0"/>
                <w:sz w:val="18"/>
                <w:szCs w:val="18"/>
              </w:rPr>
            </w:pPr>
            <w:ins w:id="534" w:author="tcq" w:date="2011-06-17T23:32:00Z">
              <w:r>
                <w:rPr>
                  <w:noProof/>
                </w:rPr>
                <w:drawing>
                  <wp:inline distT="0" distB="0" distL="0" distR="0" wp14:anchorId="29A0189C" wp14:editId="1F8CE60F">
                    <wp:extent cx="5486400" cy="17767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776730"/>
                            </a:xfrm>
                            <a:prstGeom prst="rect">
                              <a:avLst/>
                            </a:prstGeom>
                          </pic:spPr>
                        </pic:pic>
                      </a:graphicData>
                    </a:graphic>
                  </wp:inline>
                </w:drawing>
              </w:r>
            </w:ins>
          </w:p>
          <w:p w:rsidR="00321DDD" w:rsidRDefault="00321DDD" w:rsidP="000C5D60">
            <w:pPr>
              <w:rPr>
                <w:ins w:id="535" w:author="tcq" w:date="2011-06-17T23:33:00Z"/>
                <w:rFonts w:hint="eastAsia"/>
                <w:color w:val="00B0F0"/>
                <w:sz w:val="18"/>
                <w:szCs w:val="18"/>
              </w:rPr>
            </w:pPr>
            <w:ins w:id="536" w:author="tcq" w:date="2011-06-17T23:32:00Z">
              <w:r>
                <w:rPr>
                  <w:noProof/>
                </w:rPr>
                <w:drawing>
                  <wp:inline distT="0" distB="0" distL="0" distR="0" wp14:anchorId="01E0E6A6" wp14:editId="283C9063">
                    <wp:extent cx="5486400" cy="23437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343785"/>
                            </a:xfrm>
                            <a:prstGeom prst="rect">
                              <a:avLst/>
                            </a:prstGeom>
                          </pic:spPr>
                        </pic:pic>
                      </a:graphicData>
                    </a:graphic>
                  </wp:inline>
                </w:drawing>
              </w:r>
            </w:ins>
          </w:p>
          <w:p w:rsidR="00321DDD" w:rsidRPr="00321DDD" w:rsidRDefault="00321DDD" w:rsidP="00321DDD">
            <w:pPr>
              <w:rPr>
                <w:ins w:id="537" w:author="tcq" w:date="2011-06-17T23:33:00Z"/>
                <w:color w:val="00B0F0"/>
                <w:sz w:val="18"/>
                <w:szCs w:val="18"/>
              </w:rPr>
            </w:pPr>
            <w:ins w:id="538" w:author="tcq" w:date="2011-06-17T23:33:00Z">
              <w:r w:rsidRPr="00321DDD">
                <w:rPr>
                  <w:color w:val="00B0F0"/>
                  <w:sz w:val="18"/>
                  <w:szCs w:val="18"/>
                </w:rPr>
                <w:t>Deleted [3]</w:t>
              </w:r>
            </w:ins>
          </w:p>
          <w:p w:rsidR="00321DDD" w:rsidRPr="00321DDD" w:rsidRDefault="00321DDD" w:rsidP="00321DDD">
            <w:pPr>
              <w:rPr>
                <w:ins w:id="539" w:author="tcq" w:date="2011-06-17T23:33:00Z"/>
                <w:color w:val="00B0F0"/>
                <w:sz w:val="18"/>
                <w:szCs w:val="18"/>
              </w:rPr>
            </w:pPr>
            <w:ins w:id="540" w:author="tcq" w:date="2011-06-17T23:33:00Z">
              <w:r w:rsidRPr="00321DDD">
                <w:rPr>
                  <w:color w:val="00B0F0"/>
                  <w:sz w:val="18"/>
                  <w:szCs w:val="18"/>
                </w:rPr>
                <w:t>Deleted [5]</w:t>
              </w:r>
            </w:ins>
          </w:p>
          <w:p w:rsidR="00321DDD" w:rsidRPr="00321DDD" w:rsidRDefault="00321DDD" w:rsidP="00321DDD">
            <w:pPr>
              <w:rPr>
                <w:ins w:id="541" w:author="tcq" w:date="2011-06-17T23:33:00Z"/>
                <w:color w:val="00B0F0"/>
                <w:sz w:val="18"/>
                <w:szCs w:val="18"/>
              </w:rPr>
            </w:pPr>
            <w:ins w:id="542" w:author="tcq" w:date="2011-06-17T23:33:00Z">
              <w:r w:rsidRPr="00321DDD">
                <w:rPr>
                  <w:color w:val="00B0F0"/>
                  <w:sz w:val="18"/>
                  <w:szCs w:val="18"/>
                </w:rPr>
                <w:t>Deleted [11]</w:t>
              </w:r>
            </w:ins>
          </w:p>
          <w:p w:rsidR="00321DDD" w:rsidRPr="00321DDD" w:rsidRDefault="00321DDD" w:rsidP="00321DDD">
            <w:pPr>
              <w:rPr>
                <w:ins w:id="543" w:author="tcq" w:date="2011-06-17T23:33:00Z"/>
                <w:color w:val="00B0F0"/>
                <w:sz w:val="18"/>
                <w:szCs w:val="18"/>
              </w:rPr>
            </w:pPr>
            <w:ins w:id="544" w:author="tcq" w:date="2011-06-17T23:33:00Z">
              <w:r w:rsidRPr="00321DDD">
                <w:rPr>
                  <w:color w:val="00B0F0"/>
                  <w:sz w:val="18"/>
                  <w:szCs w:val="18"/>
                </w:rPr>
                <w:t>Deleted [21]</w:t>
              </w:r>
            </w:ins>
          </w:p>
          <w:p w:rsidR="00321DDD" w:rsidRPr="00321DDD" w:rsidRDefault="00321DDD" w:rsidP="00321DDD">
            <w:pPr>
              <w:rPr>
                <w:ins w:id="545" w:author="tcq" w:date="2011-06-17T23:33:00Z"/>
                <w:color w:val="00B0F0"/>
                <w:sz w:val="18"/>
                <w:szCs w:val="18"/>
              </w:rPr>
            </w:pPr>
            <w:ins w:id="546" w:author="tcq" w:date="2011-06-17T23:33:00Z">
              <w:r w:rsidRPr="00321DDD">
                <w:rPr>
                  <w:color w:val="00B0F0"/>
                  <w:sz w:val="18"/>
                  <w:szCs w:val="18"/>
                </w:rPr>
                <w:t>Deleted [27]</w:t>
              </w:r>
            </w:ins>
          </w:p>
          <w:p w:rsidR="00321DDD" w:rsidRPr="00321DDD" w:rsidRDefault="00321DDD" w:rsidP="00321DDD">
            <w:pPr>
              <w:rPr>
                <w:ins w:id="547" w:author="tcq" w:date="2011-06-17T23:33:00Z"/>
                <w:color w:val="00B0F0"/>
                <w:sz w:val="18"/>
                <w:szCs w:val="18"/>
              </w:rPr>
            </w:pPr>
            <w:ins w:id="548" w:author="tcq" w:date="2011-06-17T23:33:00Z">
              <w:r w:rsidRPr="00321DDD">
                <w:rPr>
                  <w:color w:val="00B0F0"/>
                  <w:sz w:val="18"/>
                  <w:szCs w:val="18"/>
                </w:rPr>
                <w:t>Deleted [33]</w:t>
              </w:r>
            </w:ins>
          </w:p>
          <w:p w:rsidR="00321DDD" w:rsidRPr="00321DDD" w:rsidRDefault="00321DDD" w:rsidP="00321DDD">
            <w:pPr>
              <w:rPr>
                <w:ins w:id="549" w:author="tcq" w:date="2011-06-17T23:33:00Z"/>
                <w:color w:val="00B0F0"/>
                <w:sz w:val="18"/>
                <w:szCs w:val="18"/>
              </w:rPr>
            </w:pPr>
            <w:ins w:id="550" w:author="tcq" w:date="2011-06-17T23:33:00Z">
              <w:r w:rsidRPr="00321DDD">
                <w:rPr>
                  <w:color w:val="00B0F0"/>
                  <w:sz w:val="18"/>
                  <w:szCs w:val="18"/>
                </w:rPr>
                <w:t>Deleted [35]</w:t>
              </w:r>
            </w:ins>
          </w:p>
          <w:p w:rsidR="00321DDD" w:rsidRPr="00321DDD" w:rsidRDefault="00321DDD" w:rsidP="00321DDD">
            <w:pPr>
              <w:rPr>
                <w:ins w:id="551" w:author="tcq" w:date="2011-06-17T23:33:00Z"/>
                <w:color w:val="00B0F0"/>
                <w:sz w:val="18"/>
                <w:szCs w:val="18"/>
              </w:rPr>
            </w:pPr>
            <w:ins w:id="552" w:author="tcq" w:date="2011-06-17T23:33:00Z">
              <w:r w:rsidRPr="00321DDD">
                <w:rPr>
                  <w:color w:val="00B0F0"/>
                  <w:sz w:val="18"/>
                  <w:szCs w:val="18"/>
                </w:rPr>
                <w:t>Deleted [41]</w:t>
              </w:r>
            </w:ins>
          </w:p>
          <w:p w:rsidR="00321DDD" w:rsidRPr="00321DDD" w:rsidRDefault="00321DDD" w:rsidP="00321DDD">
            <w:pPr>
              <w:rPr>
                <w:ins w:id="553" w:author="tcq" w:date="2011-06-17T23:33:00Z"/>
                <w:color w:val="00B0F0"/>
                <w:sz w:val="18"/>
                <w:szCs w:val="18"/>
              </w:rPr>
            </w:pPr>
            <w:ins w:id="554" w:author="tcq" w:date="2011-06-17T23:33:00Z">
              <w:r w:rsidRPr="00321DDD">
                <w:rPr>
                  <w:color w:val="00B0F0"/>
                  <w:sz w:val="18"/>
                  <w:szCs w:val="18"/>
                </w:rPr>
                <w:t>Deleted [45]</w:t>
              </w:r>
            </w:ins>
          </w:p>
          <w:p w:rsidR="00321DDD" w:rsidRPr="00321DDD" w:rsidRDefault="00321DDD" w:rsidP="00321DDD">
            <w:pPr>
              <w:rPr>
                <w:ins w:id="555" w:author="tcq" w:date="2011-06-17T23:33:00Z"/>
                <w:color w:val="00B0F0"/>
                <w:sz w:val="18"/>
                <w:szCs w:val="18"/>
              </w:rPr>
            </w:pPr>
            <w:ins w:id="556" w:author="tcq" w:date="2011-06-17T23:33:00Z">
              <w:r w:rsidRPr="00321DDD">
                <w:rPr>
                  <w:color w:val="00B0F0"/>
                  <w:sz w:val="18"/>
                  <w:szCs w:val="18"/>
                </w:rPr>
                <w:t>Deleted [47]</w:t>
              </w:r>
            </w:ins>
          </w:p>
          <w:p w:rsidR="00321DDD" w:rsidRPr="00321DDD" w:rsidRDefault="00321DDD" w:rsidP="00321DDD">
            <w:pPr>
              <w:rPr>
                <w:ins w:id="557" w:author="tcq" w:date="2011-06-17T23:33:00Z"/>
                <w:color w:val="00B0F0"/>
                <w:sz w:val="18"/>
                <w:szCs w:val="18"/>
              </w:rPr>
            </w:pPr>
            <w:ins w:id="558" w:author="tcq" w:date="2011-06-17T23:33:00Z">
              <w:r w:rsidRPr="00321DDD">
                <w:rPr>
                  <w:color w:val="00B0F0"/>
                  <w:sz w:val="18"/>
                  <w:szCs w:val="18"/>
                </w:rPr>
                <w:t>Deleted [58]</w:t>
              </w:r>
            </w:ins>
          </w:p>
          <w:p w:rsidR="00321DDD" w:rsidRPr="00321DDD" w:rsidRDefault="00321DDD" w:rsidP="00321DDD">
            <w:pPr>
              <w:rPr>
                <w:ins w:id="559" w:author="tcq" w:date="2011-06-17T23:33:00Z"/>
                <w:color w:val="00B0F0"/>
                <w:sz w:val="18"/>
                <w:szCs w:val="18"/>
              </w:rPr>
            </w:pPr>
            <w:ins w:id="560" w:author="tcq" w:date="2011-06-17T23:33:00Z">
              <w:r w:rsidRPr="00321DDD">
                <w:rPr>
                  <w:color w:val="00B0F0"/>
                  <w:sz w:val="18"/>
                  <w:szCs w:val="18"/>
                </w:rPr>
                <w:t>Deleted [62]</w:t>
              </w:r>
            </w:ins>
          </w:p>
          <w:p w:rsidR="00321DDD" w:rsidRPr="00321DDD" w:rsidRDefault="00321DDD" w:rsidP="00321DDD">
            <w:pPr>
              <w:rPr>
                <w:ins w:id="561" w:author="tcq" w:date="2011-06-17T23:33:00Z"/>
                <w:color w:val="00B0F0"/>
                <w:sz w:val="18"/>
                <w:szCs w:val="18"/>
              </w:rPr>
            </w:pPr>
            <w:ins w:id="562" w:author="tcq" w:date="2011-06-17T23:33:00Z">
              <w:r w:rsidRPr="00321DDD">
                <w:rPr>
                  <w:color w:val="00B0F0"/>
                  <w:sz w:val="18"/>
                  <w:szCs w:val="18"/>
                </w:rPr>
                <w:t>Deleted [64]</w:t>
              </w:r>
            </w:ins>
          </w:p>
          <w:p w:rsidR="00321DDD" w:rsidRPr="00321DDD" w:rsidRDefault="00321DDD" w:rsidP="00321DDD">
            <w:pPr>
              <w:rPr>
                <w:ins w:id="563" w:author="tcq" w:date="2011-06-17T23:33:00Z"/>
                <w:color w:val="00B0F0"/>
                <w:sz w:val="18"/>
                <w:szCs w:val="18"/>
              </w:rPr>
            </w:pPr>
            <w:ins w:id="564" w:author="tcq" w:date="2011-06-17T23:33:00Z">
              <w:r w:rsidRPr="00321DDD">
                <w:rPr>
                  <w:color w:val="00B0F0"/>
                  <w:sz w:val="18"/>
                  <w:szCs w:val="18"/>
                </w:rPr>
                <w:t>Deleted [68]</w:t>
              </w:r>
            </w:ins>
          </w:p>
          <w:p w:rsidR="00321DDD" w:rsidRPr="00321DDD" w:rsidRDefault="00321DDD" w:rsidP="00321DDD">
            <w:pPr>
              <w:rPr>
                <w:ins w:id="565" w:author="tcq" w:date="2011-06-17T23:33:00Z"/>
                <w:color w:val="00B0F0"/>
                <w:sz w:val="18"/>
                <w:szCs w:val="18"/>
              </w:rPr>
            </w:pPr>
            <w:ins w:id="566" w:author="tcq" w:date="2011-06-17T23:33:00Z">
              <w:r w:rsidRPr="00321DDD">
                <w:rPr>
                  <w:color w:val="00B0F0"/>
                  <w:sz w:val="18"/>
                  <w:szCs w:val="18"/>
                </w:rPr>
                <w:t>Deleted [78]</w:t>
              </w:r>
            </w:ins>
          </w:p>
          <w:p w:rsidR="00321DDD" w:rsidRPr="00321DDD" w:rsidRDefault="00321DDD" w:rsidP="00321DDD">
            <w:pPr>
              <w:rPr>
                <w:ins w:id="567" w:author="tcq" w:date="2011-06-17T23:33:00Z"/>
                <w:color w:val="00B0F0"/>
                <w:sz w:val="18"/>
                <w:szCs w:val="18"/>
              </w:rPr>
            </w:pPr>
            <w:ins w:id="568" w:author="tcq" w:date="2011-06-17T23:33:00Z">
              <w:r w:rsidRPr="00321DDD">
                <w:rPr>
                  <w:color w:val="00B0F0"/>
                  <w:sz w:val="18"/>
                  <w:szCs w:val="18"/>
                </w:rPr>
                <w:t>Deleted [82]</w:t>
              </w:r>
            </w:ins>
          </w:p>
          <w:p w:rsidR="00321DDD" w:rsidRPr="00321DDD" w:rsidRDefault="00321DDD" w:rsidP="00321DDD">
            <w:pPr>
              <w:rPr>
                <w:ins w:id="569" w:author="tcq" w:date="2011-06-17T23:33:00Z"/>
                <w:color w:val="00B0F0"/>
                <w:sz w:val="18"/>
                <w:szCs w:val="18"/>
              </w:rPr>
            </w:pPr>
            <w:ins w:id="570" w:author="tcq" w:date="2011-06-17T23:33:00Z">
              <w:r w:rsidRPr="00321DDD">
                <w:rPr>
                  <w:color w:val="00B0F0"/>
                  <w:sz w:val="18"/>
                  <w:szCs w:val="18"/>
                </w:rPr>
                <w:t>Deleted [92]</w:t>
              </w:r>
            </w:ins>
          </w:p>
          <w:p w:rsidR="00321DDD" w:rsidRDefault="00321DDD" w:rsidP="00321DDD">
            <w:pPr>
              <w:rPr>
                <w:ins w:id="571" w:author="tcq" w:date="2011-06-17T23:32:00Z"/>
                <w:rFonts w:hint="eastAsia"/>
                <w:color w:val="00B0F0"/>
                <w:sz w:val="18"/>
                <w:szCs w:val="18"/>
              </w:rPr>
            </w:pPr>
            <w:ins w:id="572" w:author="tcq" w:date="2011-06-17T23:33:00Z">
              <w:r w:rsidRPr="00321DDD">
                <w:rPr>
                  <w:color w:val="00B0F0"/>
                  <w:sz w:val="18"/>
                  <w:szCs w:val="18"/>
                </w:rPr>
                <w:t>Deleted [94]</w:t>
              </w:r>
            </w:ins>
          </w:p>
          <w:p w:rsidR="00321DDD" w:rsidRDefault="00321DDD" w:rsidP="000C5D60">
            <w:pPr>
              <w:rPr>
                <w:ins w:id="573" w:author="tcq" w:date="2011-06-17T23:33:00Z"/>
                <w:rFonts w:hint="eastAsia"/>
                <w:color w:val="00B0F0"/>
                <w:sz w:val="18"/>
                <w:szCs w:val="18"/>
              </w:rPr>
            </w:pPr>
            <w:ins w:id="574" w:author="tcq" w:date="2011-06-17T23:33:00Z">
              <w:r>
                <w:rPr>
                  <w:noProof/>
                </w:rPr>
                <w:drawing>
                  <wp:inline distT="0" distB="0" distL="0" distR="0" wp14:anchorId="5B83E827" wp14:editId="75CB9964">
                    <wp:extent cx="5486400" cy="12096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1209675"/>
                            </a:xfrm>
                            <a:prstGeom prst="rect">
                              <a:avLst/>
                            </a:prstGeom>
                          </pic:spPr>
                        </pic:pic>
                      </a:graphicData>
                    </a:graphic>
                  </wp:inline>
                </w:drawing>
              </w:r>
            </w:ins>
          </w:p>
          <w:p w:rsidR="00321DDD" w:rsidRDefault="00321DDD" w:rsidP="000C5D60">
            <w:pPr>
              <w:rPr>
                <w:ins w:id="575" w:author="tcq" w:date="2011-06-17T23:33:00Z"/>
                <w:rFonts w:hint="eastAsia"/>
                <w:color w:val="00B0F0"/>
                <w:sz w:val="18"/>
                <w:szCs w:val="18"/>
              </w:rPr>
            </w:pPr>
            <w:ins w:id="576" w:author="tcq" w:date="2011-06-17T23:33:00Z">
              <w:r>
                <w:rPr>
                  <w:noProof/>
                </w:rPr>
                <w:drawing>
                  <wp:inline distT="0" distB="0" distL="0" distR="0" wp14:anchorId="094C6C62" wp14:editId="545452B3">
                    <wp:extent cx="5486400" cy="15830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583055"/>
                            </a:xfrm>
                            <a:prstGeom prst="rect">
                              <a:avLst/>
                            </a:prstGeom>
                          </pic:spPr>
                        </pic:pic>
                      </a:graphicData>
                    </a:graphic>
                  </wp:inline>
                </w:drawing>
              </w:r>
            </w:ins>
          </w:p>
          <w:p w:rsidR="00321DDD" w:rsidRPr="00321DDD" w:rsidRDefault="00321DDD" w:rsidP="00321DDD">
            <w:pPr>
              <w:rPr>
                <w:ins w:id="577" w:author="tcq" w:date="2011-06-17T23:33:00Z"/>
                <w:color w:val="00B0F0"/>
                <w:sz w:val="18"/>
                <w:szCs w:val="18"/>
              </w:rPr>
            </w:pPr>
            <w:ins w:id="578" w:author="tcq" w:date="2011-06-17T23:33:00Z">
              <w:r w:rsidRPr="00321DDD">
                <w:rPr>
                  <w:color w:val="00B0F0"/>
                  <w:sz w:val="18"/>
                  <w:szCs w:val="18"/>
                </w:rPr>
                <w:t>Deleted [0]</w:t>
              </w:r>
            </w:ins>
          </w:p>
          <w:p w:rsidR="00321DDD" w:rsidRPr="00321DDD" w:rsidRDefault="00321DDD" w:rsidP="00321DDD">
            <w:pPr>
              <w:rPr>
                <w:ins w:id="579" w:author="tcq" w:date="2011-06-17T23:33:00Z"/>
                <w:color w:val="00B0F0"/>
                <w:sz w:val="18"/>
                <w:szCs w:val="18"/>
              </w:rPr>
            </w:pPr>
            <w:ins w:id="580" w:author="tcq" w:date="2011-06-17T23:33:00Z">
              <w:r w:rsidRPr="00321DDD">
                <w:rPr>
                  <w:color w:val="00B0F0"/>
                  <w:sz w:val="18"/>
                  <w:szCs w:val="18"/>
                </w:rPr>
                <w:t>Deleted [1]</w:t>
              </w:r>
            </w:ins>
          </w:p>
          <w:p w:rsidR="00321DDD" w:rsidRPr="00321DDD" w:rsidRDefault="00321DDD" w:rsidP="00321DDD">
            <w:pPr>
              <w:rPr>
                <w:ins w:id="581" w:author="tcq" w:date="2011-06-17T23:33:00Z"/>
                <w:color w:val="00B0F0"/>
                <w:sz w:val="18"/>
                <w:szCs w:val="18"/>
              </w:rPr>
            </w:pPr>
            <w:ins w:id="582" w:author="tcq" w:date="2011-06-17T23:33:00Z">
              <w:r w:rsidRPr="00321DDD">
                <w:rPr>
                  <w:color w:val="00B0F0"/>
                  <w:sz w:val="18"/>
                  <w:szCs w:val="18"/>
                </w:rPr>
                <w:t>Deleted [2]</w:t>
              </w:r>
            </w:ins>
          </w:p>
          <w:p w:rsidR="00321DDD" w:rsidRPr="00321DDD" w:rsidRDefault="00321DDD" w:rsidP="00321DDD">
            <w:pPr>
              <w:rPr>
                <w:ins w:id="583" w:author="tcq" w:date="2011-06-17T23:33:00Z"/>
                <w:color w:val="00B0F0"/>
                <w:sz w:val="18"/>
                <w:szCs w:val="18"/>
              </w:rPr>
            </w:pPr>
            <w:ins w:id="584" w:author="tcq" w:date="2011-06-17T23:33:00Z">
              <w:r w:rsidRPr="00321DDD">
                <w:rPr>
                  <w:color w:val="00B0F0"/>
                  <w:sz w:val="18"/>
                  <w:szCs w:val="18"/>
                </w:rPr>
                <w:t>Deleted [4]</w:t>
              </w:r>
            </w:ins>
          </w:p>
          <w:p w:rsidR="00321DDD" w:rsidRPr="00321DDD" w:rsidRDefault="00321DDD" w:rsidP="00321DDD">
            <w:pPr>
              <w:rPr>
                <w:ins w:id="585" w:author="tcq" w:date="2011-06-17T23:33:00Z"/>
                <w:color w:val="00B0F0"/>
                <w:sz w:val="18"/>
                <w:szCs w:val="18"/>
              </w:rPr>
            </w:pPr>
            <w:ins w:id="586" w:author="tcq" w:date="2011-06-17T23:33:00Z">
              <w:r w:rsidRPr="00321DDD">
                <w:rPr>
                  <w:color w:val="00B0F0"/>
                  <w:sz w:val="18"/>
                  <w:szCs w:val="18"/>
                </w:rPr>
                <w:t>Deleted [5]</w:t>
              </w:r>
            </w:ins>
          </w:p>
          <w:p w:rsidR="00321DDD" w:rsidRPr="00321DDD" w:rsidRDefault="00321DDD" w:rsidP="00321DDD">
            <w:pPr>
              <w:rPr>
                <w:ins w:id="587" w:author="tcq" w:date="2011-06-17T23:33:00Z"/>
                <w:color w:val="00B0F0"/>
                <w:sz w:val="18"/>
                <w:szCs w:val="18"/>
              </w:rPr>
            </w:pPr>
            <w:ins w:id="588" w:author="tcq" w:date="2011-06-17T23:33:00Z">
              <w:r w:rsidRPr="00321DDD">
                <w:rPr>
                  <w:color w:val="00B0F0"/>
                  <w:sz w:val="18"/>
                  <w:szCs w:val="18"/>
                </w:rPr>
                <w:t>Deleted [6]</w:t>
              </w:r>
            </w:ins>
          </w:p>
          <w:p w:rsidR="00321DDD" w:rsidRPr="00321DDD" w:rsidRDefault="00321DDD" w:rsidP="00321DDD">
            <w:pPr>
              <w:rPr>
                <w:ins w:id="589" w:author="tcq" w:date="2011-06-17T23:33:00Z"/>
                <w:color w:val="00B0F0"/>
                <w:sz w:val="18"/>
                <w:szCs w:val="18"/>
              </w:rPr>
            </w:pPr>
            <w:ins w:id="590" w:author="tcq" w:date="2011-06-17T23:33:00Z">
              <w:r w:rsidRPr="00321DDD">
                <w:rPr>
                  <w:color w:val="00B0F0"/>
                  <w:sz w:val="18"/>
                  <w:szCs w:val="18"/>
                </w:rPr>
                <w:t>Deleted [8]</w:t>
              </w:r>
            </w:ins>
          </w:p>
          <w:p w:rsidR="00321DDD" w:rsidRPr="00321DDD" w:rsidRDefault="00321DDD" w:rsidP="00321DDD">
            <w:pPr>
              <w:rPr>
                <w:ins w:id="591" w:author="tcq" w:date="2011-06-17T23:33:00Z"/>
                <w:color w:val="00B0F0"/>
                <w:sz w:val="18"/>
                <w:szCs w:val="18"/>
              </w:rPr>
            </w:pPr>
            <w:ins w:id="592" w:author="tcq" w:date="2011-06-17T23:33:00Z">
              <w:r w:rsidRPr="00321DDD">
                <w:rPr>
                  <w:color w:val="00B0F0"/>
                  <w:sz w:val="18"/>
                  <w:szCs w:val="18"/>
                </w:rPr>
                <w:t>Deleted [12]</w:t>
              </w:r>
            </w:ins>
          </w:p>
          <w:p w:rsidR="00321DDD" w:rsidRPr="00321DDD" w:rsidRDefault="00321DDD" w:rsidP="00321DDD">
            <w:pPr>
              <w:rPr>
                <w:ins w:id="593" w:author="tcq" w:date="2011-06-17T23:33:00Z"/>
                <w:color w:val="00B0F0"/>
                <w:sz w:val="18"/>
                <w:szCs w:val="18"/>
              </w:rPr>
            </w:pPr>
            <w:ins w:id="594" w:author="tcq" w:date="2011-06-17T23:33:00Z">
              <w:r w:rsidRPr="00321DDD">
                <w:rPr>
                  <w:color w:val="00B0F0"/>
                  <w:sz w:val="18"/>
                  <w:szCs w:val="18"/>
                </w:rPr>
                <w:t>Deleted [15]</w:t>
              </w:r>
            </w:ins>
          </w:p>
          <w:p w:rsidR="00321DDD" w:rsidRPr="00321DDD" w:rsidRDefault="00321DDD" w:rsidP="00321DDD">
            <w:pPr>
              <w:rPr>
                <w:ins w:id="595" w:author="tcq" w:date="2011-06-17T23:33:00Z"/>
                <w:color w:val="00B0F0"/>
                <w:sz w:val="18"/>
                <w:szCs w:val="18"/>
              </w:rPr>
            </w:pPr>
            <w:ins w:id="596" w:author="tcq" w:date="2011-06-17T23:33:00Z">
              <w:r w:rsidRPr="00321DDD">
                <w:rPr>
                  <w:color w:val="00B0F0"/>
                  <w:sz w:val="18"/>
                  <w:szCs w:val="18"/>
                </w:rPr>
                <w:t>Deleted [16]</w:t>
              </w:r>
            </w:ins>
          </w:p>
          <w:p w:rsidR="00321DDD" w:rsidRPr="00321DDD" w:rsidRDefault="00321DDD" w:rsidP="00321DDD">
            <w:pPr>
              <w:rPr>
                <w:ins w:id="597" w:author="tcq" w:date="2011-06-17T23:33:00Z"/>
                <w:color w:val="00B0F0"/>
                <w:sz w:val="18"/>
                <w:szCs w:val="18"/>
              </w:rPr>
            </w:pPr>
            <w:ins w:id="598" w:author="tcq" w:date="2011-06-17T23:33:00Z">
              <w:r w:rsidRPr="00321DDD">
                <w:rPr>
                  <w:color w:val="00B0F0"/>
                  <w:sz w:val="18"/>
                  <w:szCs w:val="18"/>
                </w:rPr>
                <w:t>Deleted [18]</w:t>
              </w:r>
            </w:ins>
          </w:p>
          <w:p w:rsidR="00321DDD" w:rsidRPr="00321DDD" w:rsidRDefault="00321DDD" w:rsidP="00321DDD">
            <w:pPr>
              <w:rPr>
                <w:ins w:id="599" w:author="tcq" w:date="2011-06-17T23:33:00Z"/>
                <w:color w:val="00B0F0"/>
                <w:sz w:val="18"/>
                <w:szCs w:val="18"/>
              </w:rPr>
            </w:pPr>
            <w:ins w:id="600" w:author="tcq" w:date="2011-06-17T23:33:00Z">
              <w:r w:rsidRPr="00321DDD">
                <w:rPr>
                  <w:color w:val="00B0F0"/>
                  <w:sz w:val="18"/>
                  <w:szCs w:val="18"/>
                </w:rPr>
                <w:t>Deleted [22]</w:t>
              </w:r>
            </w:ins>
          </w:p>
          <w:p w:rsidR="00321DDD" w:rsidRPr="00321DDD" w:rsidRDefault="00321DDD" w:rsidP="00321DDD">
            <w:pPr>
              <w:rPr>
                <w:ins w:id="601" w:author="tcq" w:date="2011-06-17T23:33:00Z"/>
                <w:color w:val="00B0F0"/>
                <w:sz w:val="18"/>
                <w:szCs w:val="18"/>
              </w:rPr>
            </w:pPr>
            <w:ins w:id="602" w:author="tcq" w:date="2011-06-17T23:33:00Z">
              <w:r w:rsidRPr="00321DDD">
                <w:rPr>
                  <w:color w:val="00B0F0"/>
                  <w:sz w:val="18"/>
                  <w:szCs w:val="18"/>
                </w:rPr>
                <w:t>Deleted [23]</w:t>
              </w:r>
            </w:ins>
          </w:p>
          <w:p w:rsidR="00321DDD" w:rsidRPr="00321DDD" w:rsidRDefault="00321DDD" w:rsidP="00321DDD">
            <w:pPr>
              <w:rPr>
                <w:ins w:id="603" w:author="tcq" w:date="2011-06-17T23:33:00Z"/>
                <w:color w:val="00B0F0"/>
                <w:sz w:val="18"/>
                <w:szCs w:val="18"/>
              </w:rPr>
            </w:pPr>
            <w:ins w:id="604" w:author="tcq" w:date="2011-06-17T23:33:00Z">
              <w:r w:rsidRPr="00321DDD">
                <w:rPr>
                  <w:color w:val="00B0F0"/>
                  <w:sz w:val="18"/>
                  <w:szCs w:val="18"/>
                </w:rPr>
                <w:t>Deleted [24]</w:t>
              </w:r>
            </w:ins>
          </w:p>
          <w:p w:rsidR="00321DDD" w:rsidRPr="00321DDD" w:rsidRDefault="00321DDD" w:rsidP="00321DDD">
            <w:pPr>
              <w:rPr>
                <w:ins w:id="605" w:author="tcq" w:date="2011-06-17T23:33:00Z"/>
                <w:color w:val="00B0F0"/>
                <w:sz w:val="18"/>
                <w:szCs w:val="18"/>
              </w:rPr>
            </w:pPr>
            <w:ins w:id="606" w:author="tcq" w:date="2011-06-17T23:33:00Z">
              <w:r w:rsidRPr="00321DDD">
                <w:rPr>
                  <w:color w:val="00B0F0"/>
                  <w:sz w:val="18"/>
                  <w:szCs w:val="18"/>
                </w:rPr>
                <w:t>Deleted [26]</w:t>
              </w:r>
            </w:ins>
          </w:p>
          <w:p w:rsidR="00321DDD" w:rsidRPr="00321DDD" w:rsidRDefault="00321DDD" w:rsidP="00321DDD">
            <w:pPr>
              <w:rPr>
                <w:ins w:id="607" w:author="tcq" w:date="2011-06-17T23:33:00Z"/>
                <w:color w:val="00B0F0"/>
                <w:sz w:val="18"/>
                <w:szCs w:val="18"/>
              </w:rPr>
            </w:pPr>
            <w:ins w:id="608" w:author="tcq" w:date="2011-06-17T23:33:00Z">
              <w:r w:rsidRPr="00321DDD">
                <w:rPr>
                  <w:color w:val="00B0F0"/>
                  <w:sz w:val="18"/>
                  <w:szCs w:val="18"/>
                </w:rPr>
                <w:t>Deleted [29]</w:t>
              </w:r>
            </w:ins>
          </w:p>
          <w:p w:rsidR="00321DDD" w:rsidRPr="00321DDD" w:rsidRDefault="00321DDD" w:rsidP="00321DDD">
            <w:pPr>
              <w:rPr>
                <w:ins w:id="609" w:author="tcq" w:date="2011-06-17T23:33:00Z"/>
                <w:color w:val="00B0F0"/>
                <w:sz w:val="18"/>
                <w:szCs w:val="18"/>
              </w:rPr>
            </w:pPr>
            <w:ins w:id="610" w:author="tcq" w:date="2011-06-17T23:33:00Z">
              <w:r w:rsidRPr="00321DDD">
                <w:rPr>
                  <w:color w:val="00B0F0"/>
                  <w:sz w:val="18"/>
                  <w:szCs w:val="18"/>
                </w:rPr>
                <w:t>Deleted [31]</w:t>
              </w:r>
            </w:ins>
          </w:p>
          <w:p w:rsidR="00321DDD" w:rsidRPr="00321DDD" w:rsidRDefault="00321DDD" w:rsidP="00321DDD">
            <w:pPr>
              <w:rPr>
                <w:ins w:id="611" w:author="tcq" w:date="2011-06-17T23:33:00Z"/>
                <w:color w:val="00B0F0"/>
                <w:sz w:val="18"/>
                <w:szCs w:val="18"/>
              </w:rPr>
            </w:pPr>
            <w:ins w:id="612" w:author="tcq" w:date="2011-06-17T23:33:00Z">
              <w:r w:rsidRPr="00321DDD">
                <w:rPr>
                  <w:color w:val="00B0F0"/>
                  <w:sz w:val="18"/>
                  <w:szCs w:val="18"/>
                </w:rPr>
                <w:t>Deleted [33]</w:t>
              </w:r>
            </w:ins>
          </w:p>
          <w:p w:rsidR="00321DDD" w:rsidRPr="00321DDD" w:rsidRDefault="00321DDD" w:rsidP="00321DDD">
            <w:pPr>
              <w:rPr>
                <w:ins w:id="613" w:author="tcq" w:date="2011-06-17T23:33:00Z"/>
                <w:color w:val="00B0F0"/>
                <w:sz w:val="18"/>
                <w:szCs w:val="18"/>
              </w:rPr>
            </w:pPr>
            <w:ins w:id="614" w:author="tcq" w:date="2011-06-17T23:33:00Z">
              <w:r w:rsidRPr="00321DDD">
                <w:rPr>
                  <w:color w:val="00B0F0"/>
                  <w:sz w:val="18"/>
                  <w:szCs w:val="18"/>
                </w:rPr>
                <w:t>Deleted [34]</w:t>
              </w:r>
            </w:ins>
          </w:p>
          <w:p w:rsidR="00321DDD" w:rsidRPr="00321DDD" w:rsidRDefault="00321DDD" w:rsidP="00321DDD">
            <w:pPr>
              <w:rPr>
                <w:ins w:id="615" w:author="tcq" w:date="2011-06-17T23:33:00Z"/>
                <w:color w:val="00B0F0"/>
                <w:sz w:val="18"/>
                <w:szCs w:val="18"/>
              </w:rPr>
            </w:pPr>
            <w:ins w:id="616" w:author="tcq" w:date="2011-06-17T23:33:00Z">
              <w:r w:rsidRPr="00321DDD">
                <w:rPr>
                  <w:color w:val="00B0F0"/>
                  <w:sz w:val="18"/>
                  <w:szCs w:val="18"/>
                </w:rPr>
                <w:t>Deleted [35]</w:t>
              </w:r>
            </w:ins>
          </w:p>
          <w:p w:rsidR="00321DDD" w:rsidRPr="00321DDD" w:rsidRDefault="00321DDD" w:rsidP="00321DDD">
            <w:pPr>
              <w:rPr>
                <w:ins w:id="617" w:author="tcq" w:date="2011-06-17T23:33:00Z"/>
                <w:color w:val="00B0F0"/>
                <w:sz w:val="18"/>
                <w:szCs w:val="18"/>
              </w:rPr>
            </w:pPr>
            <w:ins w:id="618" w:author="tcq" w:date="2011-06-17T23:33:00Z">
              <w:r w:rsidRPr="00321DDD">
                <w:rPr>
                  <w:color w:val="00B0F0"/>
                  <w:sz w:val="18"/>
                  <w:szCs w:val="18"/>
                </w:rPr>
                <w:t>Deleted [36]</w:t>
              </w:r>
            </w:ins>
          </w:p>
          <w:p w:rsidR="00321DDD" w:rsidRPr="00321DDD" w:rsidRDefault="00321DDD" w:rsidP="00321DDD">
            <w:pPr>
              <w:rPr>
                <w:ins w:id="619" w:author="tcq" w:date="2011-06-17T23:33:00Z"/>
                <w:color w:val="00B0F0"/>
                <w:sz w:val="18"/>
                <w:szCs w:val="18"/>
              </w:rPr>
            </w:pPr>
            <w:ins w:id="620" w:author="tcq" w:date="2011-06-17T23:33:00Z">
              <w:r w:rsidRPr="00321DDD">
                <w:rPr>
                  <w:color w:val="00B0F0"/>
                  <w:sz w:val="18"/>
                  <w:szCs w:val="18"/>
                </w:rPr>
                <w:t>Deleted [37]</w:t>
              </w:r>
            </w:ins>
          </w:p>
          <w:p w:rsidR="00321DDD" w:rsidRPr="00321DDD" w:rsidRDefault="00321DDD" w:rsidP="00321DDD">
            <w:pPr>
              <w:rPr>
                <w:ins w:id="621" w:author="tcq" w:date="2011-06-17T23:33:00Z"/>
                <w:color w:val="00B0F0"/>
                <w:sz w:val="18"/>
                <w:szCs w:val="18"/>
              </w:rPr>
            </w:pPr>
            <w:ins w:id="622" w:author="tcq" w:date="2011-06-17T23:33:00Z">
              <w:r w:rsidRPr="00321DDD">
                <w:rPr>
                  <w:color w:val="00B0F0"/>
                  <w:sz w:val="18"/>
                  <w:szCs w:val="18"/>
                </w:rPr>
                <w:t>Deleted [38]</w:t>
              </w:r>
            </w:ins>
          </w:p>
          <w:p w:rsidR="00321DDD" w:rsidRPr="00321DDD" w:rsidRDefault="00321DDD" w:rsidP="00321DDD">
            <w:pPr>
              <w:rPr>
                <w:ins w:id="623" w:author="tcq" w:date="2011-06-17T23:33:00Z"/>
                <w:color w:val="00B0F0"/>
                <w:sz w:val="18"/>
                <w:szCs w:val="18"/>
              </w:rPr>
            </w:pPr>
            <w:ins w:id="624" w:author="tcq" w:date="2011-06-17T23:33:00Z">
              <w:r w:rsidRPr="00321DDD">
                <w:rPr>
                  <w:color w:val="00B0F0"/>
                  <w:sz w:val="18"/>
                  <w:szCs w:val="18"/>
                </w:rPr>
                <w:t>Deleted [39]</w:t>
              </w:r>
            </w:ins>
          </w:p>
          <w:p w:rsidR="00321DDD" w:rsidRPr="00321DDD" w:rsidRDefault="00321DDD" w:rsidP="00321DDD">
            <w:pPr>
              <w:rPr>
                <w:ins w:id="625" w:author="tcq" w:date="2011-06-17T23:33:00Z"/>
                <w:color w:val="00B0F0"/>
                <w:sz w:val="18"/>
                <w:szCs w:val="18"/>
              </w:rPr>
            </w:pPr>
            <w:ins w:id="626" w:author="tcq" w:date="2011-06-17T23:33:00Z">
              <w:r w:rsidRPr="00321DDD">
                <w:rPr>
                  <w:color w:val="00B0F0"/>
                  <w:sz w:val="18"/>
                  <w:szCs w:val="18"/>
                </w:rPr>
                <w:t>Deleted [40]</w:t>
              </w:r>
            </w:ins>
          </w:p>
          <w:p w:rsidR="00321DDD" w:rsidRPr="00321DDD" w:rsidRDefault="00321DDD" w:rsidP="00321DDD">
            <w:pPr>
              <w:rPr>
                <w:ins w:id="627" w:author="tcq" w:date="2011-06-17T23:33:00Z"/>
                <w:color w:val="00B0F0"/>
                <w:sz w:val="18"/>
                <w:szCs w:val="18"/>
              </w:rPr>
            </w:pPr>
            <w:ins w:id="628" w:author="tcq" w:date="2011-06-17T23:33:00Z">
              <w:r w:rsidRPr="00321DDD">
                <w:rPr>
                  <w:color w:val="00B0F0"/>
                  <w:sz w:val="18"/>
                  <w:szCs w:val="18"/>
                </w:rPr>
                <w:t>Deleted [41]</w:t>
              </w:r>
            </w:ins>
          </w:p>
          <w:p w:rsidR="00321DDD" w:rsidRPr="00321DDD" w:rsidRDefault="00321DDD" w:rsidP="00321DDD">
            <w:pPr>
              <w:rPr>
                <w:ins w:id="629" w:author="tcq" w:date="2011-06-17T23:33:00Z"/>
                <w:color w:val="00B0F0"/>
                <w:sz w:val="18"/>
                <w:szCs w:val="18"/>
              </w:rPr>
            </w:pPr>
            <w:ins w:id="630" w:author="tcq" w:date="2011-06-17T23:33:00Z">
              <w:r w:rsidRPr="00321DDD">
                <w:rPr>
                  <w:color w:val="00B0F0"/>
                  <w:sz w:val="18"/>
                  <w:szCs w:val="18"/>
                </w:rPr>
                <w:t>Deleted [42]</w:t>
              </w:r>
            </w:ins>
          </w:p>
          <w:p w:rsidR="00321DDD" w:rsidRPr="00321DDD" w:rsidRDefault="00321DDD" w:rsidP="00321DDD">
            <w:pPr>
              <w:rPr>
                <w:ins w:id="631" w:author="tcq" w:date="2011-06-17T23:33:00Z"/>
                <w:color w:val="00B0F0"/>
                <w:sz w:val="18"/>
                <w:szCs w:val="18"/>
              </w:rPr>
            </w:pPr>
            <w:ins w:id="632" w:author="tcq" w:date="2011-06-17T23:33:00Z">
              <w:r w:rsidRPr="00321DDD">
                <w:rPr>
                  <w:color w:val="00B0F0"/>
                  <w:sz w:val="18"/>
                  <w:szCs w:val="18"/>
                </w:rPr>
                <w:t>Deleted [44]</w:t>
              </w:r>
            </w:ins>
          </w:p>
          <w:p w:rsidR="00321DDD" w:rsidRPr="00321DDD" w:rsidRDefault="00321DDD" w:rsidP="00321DDD">
            <w:pPr>
              <w:rPr>
                <w:ins w:id="633" w:author="tcq" w:date="2011-06-17T23:33:00Z"/>
                <w:color w:val="00B0F0"/>
                <w:sz w:val="18"/>
                <w:szCs w:val="18"/>
              </w:rPr>
            </w:pPr>
            <w:ins w:id="634" w:author="tcq" w:date="2011-06-17T23:33:00Z">
              <w:r w:rsidRPr="00321DDD">
                <w:rPr>
                  <w:color w:val="00B0F0"/>
                  <w:sz w:val="18"/>
                  <w:szCs w:val="18"/>
                </w:rPr>
                <w:t>Deleted [46]</w:t>
              </w:r>
            </w:ins>
          </w:p>
          <w:p w:rsidR="00321DDD" w:rsidRPr="00321DDD" w:rsidRDefault="00321DDD" w:rsidP="00321DDD">
            <w:pPr>
              <w:rPr>
                <w:ins w:id="635" w:author="tcq" w:date="2011-06-17T23:33:00Z"/>
                <w:color w:val="00B0F0"/>
                <w:sz w:val="18"/>
                <w:szCs w:val="18"/>
              </w:rPr>
            </w:pPr>
            <w:ins w:id="636" w:author="tcq" w:date="2011-06-17T23:33:00Z">
              <w:r w:rsidRPr="00321DDD">
                <w:rPr>
                  <w:color w:val="00B0F0"/>
                  <w:sz w:val="18"/>
                  <w:szCs w:val="18"/>
                </w:rPr>
                <w:t>Deleted [48]</w:t>
              </w:r>
            </w:ins>
          </w:p>
          <w:p w:rsidR="00321DDD" w:rsidRPr="00321DDD" w:rsidRDefault="00321DDD" w:rsidP="00321DDD">
            <w:pPr>
              <w:rPr>
                <w:ins w:id="637" w:author="tcq" w:date="2011-06-17T23:33:00Z"/>
                <w:color w:val="00B0F0"/>
                <w:sz w:val="18"/>
                <w:szCs w:val="18"/>
              </w:rPr>
            </w:pPr>
            <w:ins w:id="638" w:author="tcq" w:date="2011-06-17T23:33:00Z">
              <w:r w:rsidRPr="00321DDD">
                <w:rPr>
                  <w:color w:val="00B0F0"/>
                  <w:sz w:val="18"/>
                  <w:szCs w:val="18"/>
                </w:rPr>
                <w:t>Deleted [50]</w:t>
              </w:r>
            </w:ins>
          </w:p>
          <w:p w:rsidR="00321DDD" w:rsidRPr="00321DDD" w:rsidRDefault="00321DDD" w:rsidP="00321DDD">
            <w:pPr>
              <w:rPr>
                <w:ins w:id="639" w:author="tcq" w:date="2011-06-17T23:33:00Z"/>
                <w:color w:val="00B0F0"/>
                <w:sz w:val="18"/>
                <w:szCs w:val="18"/>
              </w:rPr>
            </w:pPr>
            <w:ins w:id="640" w:author="tcq" w:date="2011-06-17T23:33:00Z">
              <w:r w:rsidRPr="00321DDD">
                <w:rPr>
                  <w:color w:val="00B0F0"/>
                  <w:sz w:val="18"/>
                  <w:szCs w:val="18"/>
                </w:rPr>
                <w:t>Deleted [53]</w:t>
              </w:r>
            </w:ins>
          </w:p>
          <w:p w:rsidR="00321DDD" w:rsidRPr="00321DDD" w:rsidRDefault="00321DDD" w:rsidP="00321DDD">
            <w:pPr>
              <w:rPr>
                <w:ins w:id="641" w:author="tcq" w:date="2011-06-17T23:33:00Z"/>
                <w:color w:val="00B0F0"/>
                <w:sz w:val="18"/>
                <w:szCs w:val="18"/>
              </w:rPr>
            </w:pPr>
            <w:ins w:id="642" w:author="tcq" w:date="2011-06-17T23:33:00Z">
              <w:r w:rsidRPr="00321DDD">
                <w:rPr>
                  <w:color w:val="00B0F0"/>
                  <w:sz w:val="18"/>
                  <w:szCs w:val="18"/>
                </w:rPr>
                <w:t>Deleted [54]</w:t>
              </w:r>
            </w:ins>
          </w:p>
          <w:p w:rsidR="00321DDD" w:rsidRPr="00321DDD" w:rsidRDefault="00321DDD" w:rsidP="00321DDD">
            <w:pPr>
              <w:rPr>
                <w:ins w:id="643" w:author="tcq" w:date="2011-06-17T23:33:00Z"/>
                <w:color w:val="00B0F0"/>
                <w:sz w:val="18"/>
                <w:szCs w:val="18"/>
              </w:rPr>
            </w:pPr>
            <w:ins w:id="644" w:author="tcq" w:date="2011-06-17T23:33:00Z">
              <w:r w:rsidRPr="00321DDD">
                <w:rPr>
                  <w:color w:val="00B0F0"/>
                  <w:sz w:val="18"/>
                  <w:szCs w:val="18"/>
                </w:rPr>
                <w:t>Deleted [56]</w:t>
              </w:r>
            </w:ins>
          </w:p>
          <w:p w:rsidR="00321DDD" w:rsidRPr="00321DDD" w:rsidRDefault="00321DDD" w:rsidP="00321DDD">
            <w:pPr>
              <w:rPr>
                <w:ins w:id="645" w:author="tcq" w:date="2011-06-17T23:33:00Z"/>
                <w:color w:val="00B0F0"/>
                <w:sz w:val="18"/>
                <w:szCs w:val="18"/>
              </w:rPr>
            </w:pPr>
            <w:ins w:id="646" w:author="tcq" w:date="2011-06-17T23:33:00Z">
              <w:r w:rsidRPr="00321DDD">
                <w:rPr>
                  <w:color w:val="00B0F0"/>
                  <w:sz w:val="18"/>
                  <w:szCs w:val="18"/>
                </w:rPr>
                <w:t>Deleted [57]</w:t>
              </w:r>
            </w:ins>
          </w:p>
          <w:p w:rsidR="00321DDD" w:rsidRPr="00321DDD" w:rsidRDefault="00321DDD" w:rsidP="00321DDD">
            <w:pPr>
              <w:rPr>
                <w:ins w:id="647" w:author="tcq" w:date="2011-06-17T23:33:00Z"/>
                <w:color w:val="00B0F0"/>
                <w:sz w:val="18"/>
                <w:szCs w:val="18"/>
              </w:rPr>
            </w:pPr>
            <w:ins w:id="648" w:author="tcq" w:date="2011-06-17T23:33:00Z">
              <w:r w:rsidRPr="00321DDD">
                <w:rPr>
                  <w:color w:val="00B0F0"/>
                  <w:sz w:val="18"/>
                  <w:szCs w:val="18"/>
                </w:rPr>
                <w:t>Deleted [59]</w:t>
              </w:r>
            </w:ins>
          </w:p>
          <w:p w:rsidR="00321DDD" w:rsidRPr="00321DDD" w:rsidRDefault="00321DDD" w:rsidP="00321DDD">
            <w:pPr>
              <w:rPr>
                <w:ins w:id="649" w:author="tcq" w:date="2011-06-17T23:33:00Z"/>
                <w:color w:val="00B0F0"/>
                <w:sz w:val="18"/>
                <w:szCs w:val="18"/>
              </w:rPr>
            </w:pPr>
            <w:ins w:id="650" w:author="tcq" w:date="2011-06-17T23:33:00Z">
              <w:r w:rsidRPr="00321DDD">
                <w:rPr>
                  <w:color w:val="00B0F0"/>
                  <w:sz w:val="18"/>
                  <w:szCs w:val="18"/>
                </w:rPr>
                <w:t>Deleted [61]</w:t>
              </w:r>
            </w:ins>
          </w:p>
          <w:p w:rsidR="00321DDD" w:rsidRPr="00321DDD" w:rsidRDefault="00321DDD" w:rsidP="00321DDD">
            <w:pPr>
              <w:rPr>
                <w:ins w:id="651" w:author="tcq" w:date="2011-06-17T23:33:00Z"/>
                <w:color w:val="00B0F0"/>
                <w:sz w:val="18"/>
                <w:szCs w:val="18"/>
              </w:rPr>
            </w:pPr>
            <w:ins w:id="652" w:author="tcq" w:date="2011-06-17T23:33:00Z">
              <w:r w:rsidRPr="00321DDD">
                <w:rPr>
                  <w:color w:val="00B0F0"/>
                  <w:sz w:val="18"/>
                  <w:szCs w:val="18"/>
                </w:rPr>
                <w:t>Deleted [64]</w:t>
              </w:r>
            </w:ins>
          </w:p>
          <w:p w:rsidR="00321DDD" w:rsidRPr="00321DDD" w:rsidRDefault="00321DDD" w:rsidP="00321DDD">
            <w:pPr>
              <w:rPr>
                <w:ins w:id="653" w:author="tcq" w:date="2011-06-17T23:33:00Z"/>
                <w:color w:val="00B0F0"/>
                <w:sz w:val="18"/>
                <w:szCs w:val="18"/>
              </w:rPr>
            </w:pPr>
            <w:ins w:id="654" w:author="tcq" w:date="2011-06-17T23:33:00Z">
              <w:r w:rsidRPr="00321DDD">
                <w:rPr>
                  <w:color w:val="00B0F0"/>
                  <w:sz w:val="18"/>
                  <w:szCs w:val="18"/>
                </w:rPr>
                <w:t>Deleted [66]</w:t>
              </w:r>
            </w:ins>
          </w:p>
          <w:p w:rsidR="00321DDD" w:rsidRPr="00321DDD" w:rsidRDefault="00321DDD" w:rsidP="00321DDD">
            <w:pPr>
              <w:rPr>
                <w:ins w:id="655" w:author="tcq" w:date="2011-06-17T23:33:00Z"/>
                <w:color w:val="00B0F0"/>
                <w:sz w:val="18"/>
                <w:szCs w:val="18"/>
              </w:rPr>
            </w:pPr>
            <w:ins w:id="656" w:author="tcq" w:date="2011-06-17T23:33:00Z">
              <w:r w:rsidRPr="00321DDD">
                <w:rPr>
                  <w:color w:val="00B0F0"/>
                  <w:sz w:val="18"/>
                  <w:szCs w:val="18"/>
                </w:rPr>
                <w:t>Deleted [67]</w:t>
              </w:r>
            </w:ins>
          </w:p>
          <w:p w:rsidR="00321DDD" w:rsidRPr="00321DDD" w:rsidRDefault="00321DDD" w:rsidP="00321DDD">
            <w:pPr>
              <w:rPr>
                <w:ins w:id="657" w:author="tcq" w:date="2011-06-17T23:33:00Z"/>
                <w:color w:val="00B0F0"/>
                <w:sz w:val="18"/>
                <w:szCs w:val="18"/>
              </w:rPr>
            </w:pPr>
            <w:ins w:id="658" w:author="tcq" w:date="2011-06-17T23:33:00Z">
              <w:r w:rsidRPr="00321DDD">
                <w:rPr>
                  <w:color w:val="00B0F0"/>
                  <w:sz w:val="18"/>
                  <w:szCs w:val="18"/>
                </w:rPr>
                <w:t>Deleted [69]</w:t>
              </w:r>
            </w:ins>
          </w:p>
          <w:p w:rsidR="00321DDD" w:rsidRPr="00321DDD" w:rsidRDefault="00321DDD" w:rsidP="00321DDD">
            <w:pPr>
              <w:rPr>
                <w:ins w:id="659" w:author="tcq" w:date="2011-06-17T23:33:00Z"/>
                <w:color w:val="00B0F0"/>
                <w:sz w:val="18"/>
                <w:szCs w:val="18"/>
              </w:rPr>
            </w:pPr>
            <w:ins w:id="660" w:author="tcq" w:date="2011-06-17T23:33:00Z">
              <w:r w:rsidRPr="00321DDD">
                <w:rPr>
                  <w:color w:val="00B0F0"/>
                  <w:sz w:val="18"/>
                  <w:szCs w:val="18"/>
                </w:rPr>
                <w:t>Deleted [70]</w:t>
              </w:r>
            </w:ins>
          </w:p>
          <w:p w:rsidR="00321DDD" w:rsidRPr="00321DDD" w:rsidRDefault="00321DDD" w:rsidP="00321DDD">
            <w:pPr>
              <w:rPr>
                <w:ins w:id="661" w:author="tcq" w:date="2011-06-17T23:33:00Z"/>
                <w:color w:val="00B0F0"/>
                <w:sz w:val="18"/>
                <w:szCs w:val="18"/>
              </w:rPr>
            </w:pPr>
            <w:ins w:id="662" w:author="tcq" w:date="2011-06-17T23:33:00Z">
              <w:r w:rsidRPr="00321DDD">
                <w:rPr>
                  <w:color w:val="00B0F0"/>
                  <w:sz w:val="18"/>
                  <w:szCs w:val="18"/>
                </w:rPr>
                <w:t>Deleted [71]</w:t>
              </w:r>
            </w:ins>
          </w:p>
          <w:p w:rsidR="00321DDD" w:rsidRPr="00321DDD" w:rsidRDefault="00321DDD" w:rsidP="00321DDD">
            <w:pPr>
              <w:rPr>
                <w:ins w:id="663" w:author="tcq" w:date="2011-06-17T23:33:00Z"/>
                <w:color w:val="00B0F0"/>
                <w:sz w:val="18"/>
                <w:szCs w:val="18"/>
              </w:rPr>
            </w:pPr>
            <w:ins w:id="664" w:author="tcq" w:date="2011-06-17T23:33:00Z">
              <w:r w:rsidRPr="00321DDD">
                <w:rPr>
                  <w:color w:val="00B0F0"/>
                  <w:sz w:val="18"/>
                  <w:szCs w:val="18"/>
                </w:rPr>
                <w:t>Deleted [73]</w:t>
              </w:r>
            </w:ins>
          </w:p>
          <w:p w:rsidR="00321DDD" w:rsidRPr="00321DDD" w:rsidRDefault="00321DDD" w:rsidP="00321DDD">
            <w:pPr>
              <w:rPr>
                <w:ins w:id="665" w:author="tcq" w:date="2011-06-17T23:33:00Z"/>
                <w:color w:val="00B0F0"/>
                <w:sz w:val="18"/>
                <w:szCs w:val="18"/>
              </w:rPr>
            </w:pPr>
            <w:ins w:id="666" w:author="tcq" w:date="2011-06-17T23:33:00Z">
              <w:r w:rsidRPr="00321DDD">
                <w:rPr>
                  <w:color w:val="00B0F0"/>
                  <w:sz w:val="18"/>
                  <w:szCs w:val="18"/>
                </w:rPr>
                <w:t>Deleted [76]</w:t>
              </w:r>
            </w:ins>
          </w:p>
          <w:p w:rsidR="00321DDD" w:rsidRPr="00321DDD" w:rsidRDefault="00321DDD" w:rsidP="00321DDD">
            <w:pPr>
              <w:rPr>
                <w:ins w:id="667" w:author="tcq" w:date="2011-06-17T23:33:00Z"/>
                <w:color w:val="00B0F0"/>
                <w:sz w:val="18"/>
                <w:szCs w:val="18"/>
              </w:rPr>
            </w:pPr>
            <w:ins w:id="668" w:author="tcq" w:date="2011-06-17T23:33:00Z">
              <w:r w:rsidRPr="00321DDD">
                <w:rPr>
                  <w:color w:val="00B0F0"/>
                  <w:sz w:val="18"/>
                  <w:szCs w:val="18"/>
                </w:rPr>
                <w:t>Deleted [78]</w:t>
              </w:r>
            </w:ins>
          </w:p>
          <w:p w:rsidR="00321DDD" w:rsidRPr="00321DDD" w:rsidRDefault="00321DDD" w:rsidP="00321DDD">
            <w:pPr>
              <w:rPr>
                <w:ins w:id="669" w:author="tcq" w:date="2011-06-17T23:33:00Z"/>
                <w:color w:val="00B0F0"/>
                <w:sz w:val="18"/>
                <w:szCs w:val="18"/>
              </w:rPr>
            </w:pPr>
            <w:ins w:id="670" w:author="tcq" w:date="2011-06-17T23:33:00Z">
              <w:r w:rsidRPr="00321DDD">
                <w:rPr>
                  <w:color w:val="00B0F0"/>
                  <w:sz w:val="18"/>
                  <w:szCs w:val="18"/>
                </w:rPr>
                <w:t>Deleted [81]</w:t>
              </w:r>
            </w:ins>
          </w:p>
          <w:p w:rsidR="00321DDD" w:rsidRPr="00321DDD" w:rsidRDefault="00321DDD" w:rsidP="00321DDD">
            <w:pPr>
              <w:rPr>
                <w:ins w:id="671" w:author="tcq" w:date="2011-06-17T23:33:00Z"/>
                <w:color w:val="00B0F0"/>
                <w:sz w:val="18"/>
                <w:szCs w:val="18"/>
              </w:rPr>
            </w:pPr>
            <w:ins w:id="672" w:author="tcq" w:date="2011-06-17T23:33:00Z">
              <w:r w:rsidRPr="00321DDD">
                <w:rPr>
                  <w:color w:val="00B0F0"/>
                  <w:sz w:val="18"/>
                  <w:szCs w:val="18"/>
                </w:rPr>
                <w:t>Deleted [82]</w:t>
              </w:r>
            </w:ins>
          </w:p>
          <w:p w:rsidR="00321DDD" w:rsidRPr="00321DDD" w:rsidRDefault="00321DDD" w:rsidP="00321DDD">
            <w:pPr>
              <w:rPr>
                <w:ins w:id="673" w:author="tcq" w:date="2011-06-17T23:33:00Z"/>
                <w:color w:val="00B0F0"/>
                <w:sz w:val="18"/>
                <w:szCs w:val="18"/>
              </w:rPr>
            </w:pPr>
            <w:ins w:id="674" w:author="tcq" w:date="2011-06-17T23:33:00Z">
              <w:r w:rsidRPr="00321DDD">
                <w:rPr>
                  <w:color w:val="00B0F0"/>
                  <w:sz w:val="18"/>
                  <w:szCs w:val="18"/>
                </w:rPr>
                <w:t>Deleted [84]</w:t>
              </w:r>
            </w:ins>
          </w:p>
          <w:p w:rsidR="00321DDD" w:rsidRPr="00321DDD" w:rsidRDefault="00321DDD" w:rsidP="00321DDD">
            <w:pPr>
              <w:rPr>
                <w:ins w:id="675" w:author="tcq" w:date="2011-06-17T23:33:00Z"/>
                <w:color w:val="00B0F0"/>
                <w:sz w:val="18"/>
                <w:szCs w:val="18"/>
              </w:rPr>
            </w:pPr>
            <w:ins w:id="676" w:author="tcq" w:date="2011-06-17T23:33:00Z">
              <w:r w:rsidRPr="00321DDD">
                <w:rPr>
                  <w:color w:val="00B0F0"/>
                  <w:sz w:val="18"/>
                  <w:szCs w:val="18"/>
                </w:rPr>
                <w:t>Deleted [88]</w:t>
              </w:r>
            </w:ins>
          </w:p>
          <w:p w:rsidR="00321DDD" w:rsidRPr="00321DDD" w:rsidRDefault="00321DDD" w:rsidP="00321DDD">
            <w:pPr>
              <w:rPr>
                <w:ins w:id="677" w:author="tcq" w:date="2011-06-17T23:33:00Z"/>
                <w:color w:val="00B0F0"/>
                <w:sz w:val="18"/>
                <w:szCs w:val="18"/>
              </w:rPr>
            </w:pPr>
            <w:ins w:id="678" w:author="tcq" w:date="2011-06-17T23:33:00Z">
              <w:r w:rsidRPr="00321DDD">
                <w:rPr>
                  <w:color w:val="00B0F0"/>
                  <w:sz w:val="18"/>
                  <w:szCs w:val="18"/>
                </w:rPr>
                <w:t>Deleted [90]</w:t>
              </w:r>
            </w:ins>
          </w:p>
          <w:p w:rsidR="00321DDD" w:rsidRPr="00321DDD" w:rsidRDefault="00321DDD" w:rsidP="00321DDD">
            <w:pPr>
              <w:rPr>
                <w:ins w:id="679" w:author="tcq" w:date="2011-06-17T23:33:00Z"/>
                <w:color w:val="00B0F0"/>
                <w:sz w:val="18"/>
                <w:szCs w:val="18"/>
              </w:rPr>
            </w:pPr>
            <w:ins w:id="680" w:author="tcq" w:date="2011-06-17T23:33:00Z">
              <w:r w:rsidRPr="00321DDD">
                <w:rPr>
                  <w:color w:val="00B0F0"/>
                  <w:sz w:val="18"/>
                  <w:szCs w:val="18"/>
                </w:rPr>
                <w:t>Deleted [91]</w:t>
              </w:r>
            </w:ins>
          </w:p>
          <w:p w:rsidR="00321DDD" w:rsidRPr="00321DDD" w:rsidRDefault="00321DDD" w:rsidP="00321DDD">
            <w:pPr>
              <w:rPr>
                <w:ins w:id="681" w:author="tcq" w:date="2011-06-17T23:33:00Z"/>
                <w:color w:val="00B0F0"/>
                <w:sz w:val="18"/>
                <w:szCs w:val="18"/>
              </w:rPr>
            </w:pPr>
            <w:ins w:id="682" w:author="tcq" w:date="2011-06-17T23:33:00Z">
              <w:r w:rsidRPr="00321DDD">
                <w:rPr>
                  <w:color w:val="00B0F0"/>
                  <w:sz w:val="18"/>
                  <w:szCs w:val="18"/>
                </w:rPr>
                <w:t>Deleted [93]</w:t>
              </w:r>
            </w:ins>
          </w:p>
          <w:p w:rsidR="00321DDD" w:rsidRPr="00321DDD" w:rsidRDefault="00321DDD" w:rsidP="00321DDD">
            <w:pPr>
              <w:rPr>
                <w:ins w:id="683" w:author="tcq" w:date="2011-06-17T23:33:00Z"/>
                <w:color w:val="00B0F0"/>
                <w:sz w:val="18"/>
                <w:szCs w:val="18"/>
              </w:rPr>
            </w:pPr>
            <w:ins w:id="684" w:author="tcq" w:date="2011-06-17T23:33:00Z">
              <w:r w:rsidRPr="00321DDD">
                <w:rPr>
                  <w:color w:val="00B0F0"/>
                  <w:sz w:val="18"/>
                  <w:szCs w:val="18"/>
                </w:rPr>
                <w:t>Deleted [95]</w:t>
              </w:r>
            </w:ins>
          </w:p>
          <w:p w:rsidR="00321DDD" w:rsidRPr="00321DDD" w:rsidRDefault="00321DDD" w:rsidP="00321DDD">
            <w:pPr>
              <w:rPr>
                <w:ins w:id="685" w:author="tcq" w:date="2011-06-17T23:33:00Z"/>
                <w:color w:val="00B0F0"/>
                <w:sz w:val="18"/>
                <w:szCs w:val="18"/>
              </w:rPr>
            </w:pPr>
            <w:ins w:id="686" w:author="tcq" w:date="2011-06-17T23:33:00Z">
              <w:r w:rsidRPr="00321DDD">
                <w:rPr>
                  <w:color w:val="00B0F0"/>
                  <w:sz w:val="18"/>
                  <w:szCs w:val="18"/>
                </w:rPr>
                <w:t>Deleted [99]</w:t>
              </w:r>
            </w:ins>
          </w:p>
          <w:p w:rsidR="00321DDD" w:rsidRPr="000C5D60" w:rsidRDefault="00321DDD" w:rsidP="00321DDD">
            <w:pPr>
              <w:rPr>
                <w:ins w:id="687" w:author="tcq" w:date="2011-06-17T23:29:00Z"/>
                <w:color w:val="00B0F0"/>
                <w:sz w:val="18"/>
                <w:szCs w:val="18"/>
              </w:rPr>
            </w:pPr>
            <w:ins w:id="688" w:author="tcq" w:date="2011-06-17T23:33:00Z">
              <w:r w:rsidRPr="00321DDD">
                <w:rPr>
                  <w:rFonts w:hint="eastAsia"/>
                  <w:color w:val="00B0F0"/>
                  <w:sz w:val="18"/>
                  <w:szCs w:val="18"/>
                </w:rPr>
                <w:t>请按任意键继续</w:t>
              </w:r>
              <w:r w:rsidRPr="00321DDD">
                <w:rPr>
                  <w:rFonts w:hint="eastAsia"/>
                  <w:color w:val="00B0F0"/>
                  <w:sz w:val="18"/>
                  <w:szCs w:val="18"/>
                </w:rPr>
                <w:t>. . .</w:t>
              </w:r>
            </w:ins>
          </w:p>
        </w:tc>
      </w:tr>
    </w:tbl>
    <w:p w:rsidR="00EC1E60" w:rsidRPr="00532D98" w:rsidRDefault="00EC1E60" w:rsidP="00EC1E60">
      <w:pPr>
        <w:rPr>
          <w:ins w:id="689" w:author="tcq" w:date="2011-06-17T23:29:00Z"/>
        </w:rPr>
      </w:pPr>
    </w:p>
    <w:p w:rsidR="002F34A1" w:rsidRPr="00EC1E60" w:rsidRDefault="002F34A1" w:rsidP="002F34A1">
      <w:pPr>
        <w:rPr>
          <w:kern w:val="0"/>
          <w:rPrChange w:id="690" w:author="tcq" w:date="2011-06-17T23:29:00Z">
            <w:rPr>
              <w:kern w:val="0"/>
            </w:rPr>
          </w:rPrChange>
        </w:rPr>
      </w:pPr>
    </w:p>
    <w:p w:rsidR="001741D7" w:rsidRDefault="001741D7" w:rsidP="001741D7">
      <w:pPr>
        <w:pStyle w:val="3"/>
      </w:pPr>
      <w:r>
        <w:rPr>
          <w:rFonts w:hint="eastAsia"/>
        </w:rPr>
        <w:t>第14章：数据结构的扩张</w:t>
      </w:r>
    </w:p>
    <w:p w:rsidR="00301B9A" w:rsidRDefault="00301B9A" w:rsidP="00B72D57">
      <w:pPr>
        <w:pStyle w:val="a3"/>
        <w:numPr>
          <w:ilvl w:val="0"/>
          <w:numId w:val="16"/>
        </w:numPr>
        <w:ind w:firstLineChars="0"/>
        <w:rPr>
          <w:kern w:val="0"/>
        </w:rPr>
      </w:pPr>
      <w:r>
        <w:rPr>
          <w:rFonts w:hint="eastAsia"/>
          <w:kern w:val="0"/>
        </w:rPr>
        <w:t>实际的工程中，极少会去创造新的数据结构，通常是对标准的数据结构附加一些信息，并添加一些新的操作以支持应用的要求。</w:t>
      </w:r>
    </w:p>
    <w:p w:rsidR="001741D7" w:rsidRDefault="00B72D57" w:rsidP="00B72D57">
      <w:pPr>
        <w:pStyle w:val="a3"/>
        <w:numPr>
          <w:ilvl w:val="0"/>
          <w:numId w:val="16"/>
        </w:numPr>
        <w:ind w:firstLineChars="0"/>
        <w:rPr>
          <w:kern w:val="0"/>
        </w:rPr>
      </w:pPr>
      <w:r w:rsidRPr="00301B9A">
        <w:rPr>
          <w:rFonts w:hint="eastAsia"/>
          <w:color w:val="0070C0"/>
          <w:kern w:val="0"/>
        </w:rPr>
        <w:t>数据结构的扩张</w:t>
      </w:r>
      <w:r>
        <w:rPr>
          <w:rFonts w:hint="eastAsia"/>
          <w:kern w:val="0"/>
        </w:rPr>
        <w:t>：</w:t>
      </w:r>
      <w:r w:rsidRPr="00301B9A">
        <w:rPr>
          <w:rFonts w:hint="eastAsia"/>
          <w:kern w:val="0"/>
          <w:u w:val="single"/>
        </w:rPr>
        <w:t>指在实际应用数据结构时对标准的数据结构中增加一些信息、编入一些新的操作等等。</w:t>
      </w:r>
      <w:r w:rsidR="00301B9A" w:rsidRPr="00301B9A">
        <w:rPr>
          <w:rFonts w:hint="eastAsia"/>
          <w:kern w:val="0"/>
          <w:u w:val="single"/>
        </w:rPr>
        <w:t>附加的信息必须能够为该数据结构上的常规操作所更新和维护。</w:t>
      </w:r>
    </w:p>
    <w:p w:rsidR="00301B9A" w:rsidRDefault="00301B9A" w:rsidP="00B72D57">
      <w:pPr>
        <w:pStyle w:val="a3"/>
        <w:numPr>
          <w:ilvl w:val="0"/>
          <w:numId w:val="16"/>
        </w:numPr>
        <w:ind w:firstLineChars="0"/>
        <w:rPr>
          <w:kern w:val="0"/>
        </w:rPr>
      </w:pPr>
      <w:r>
        <w:rPr>
          <w:rFonts w:hint="eastAsia"/>
          <w:kern w:val="0"/>
        </w:rPr>
        <w:t>对一种数据结构的扩张过程可以分为四个步骤：</w:t>
      </w:r>
    </w:p>
    <w:p w:rsidR="00301B9A" w:rsidRDefault="00301B9A" w:rsidP="00301B9A">
      <w:pPr>
        <w:pStyle w:val="a3"/>
        <w:numPr>
          <w:ilvl w:val="1"/>
          <w:numId w:val="16"/>
        </w:numPr>
        <w:ind w:firstLineChars="0"/>
        <w:rPr>
          <w:kern w:val="0"/>
        </w:rPr>
      </w:pPr>
      <w:r>
        <w:rPr>
          <w:rFonts w:hint="eastAsia"/>
          <w:kern w:val="0"/>
        </w:rPr>
        <w:t>选择基础的数据结构</w:t>
      </w:r>
    </w:p>
    <w:p w:rsidR="00301B9A" w:rsidRDefault="00301B9A" w:rsidP="00301B9A">
      <w:pPr>
        <w:pStyle w:val="a3"/>
        <w:numPr>
          <w:ilvl w:val="1"/>
          <w:numId w:val="16"/>
        </w:numPr>
        <w:ind w:firstLineChars="0"/>
        <w:rPr>
          <w:kern w:val="0"/>
        </w:rPr>
      </w:pPr>
      <w:r>
        <w:rPr>
          <w:rFonts w:hint="eastAsia"/>
          <w:kern w:val="0"/>
        </w:rPr>
        <w:t>确定要在基础数据结构中添加哪些信息</w:t>
      </w:r>
    </w:p>
    <w:p w:rsidR="00301B9A" w:rsidRDefault="00301B9A" w:rsidP="00301B9A">
      <w:pPr>
        <w:pStyle w:val="a3"/>
        <w:numPr>
          <w:ilvl w:val="1"/>
          <w:numId w:val="16"/>
        </w:numPr>
        <w:ind w:firstLineChars="0"/>
        <w:rPr>
          <w:kern w:val="0"/>
        </w:rPr>
      </w:pPr>
      <w:r>
        <w:rPr>
          <w:rFonts w:hint="eastAsia"/>
          <w:kern w:val="0"/>
        </w:rPr>
        <w:t>验证可用基础数据结构上的基本修改操作来维护这些新添加的信息</w:t>
      </w:r>
    </w:p>
    <w:p w:rsidR="00301B9A" w:rsidRDefault="00301B9A" w:rsidP="00301B9A">
      <w:pPr>
        <w:pStyle w:val="a3"/>
        <w:numPr>
          <w:ilvl w:val="1"/>
          <w:numId w:val="16"/>
        </w:numPr>
        <w:ind w:firstLineChars="0"/>
        <w:rPr>
          <w:kern w:val="0"/>
        </w:rPr>
      </w:pPr>
      <w:r>
        <w:rPr>
          <w:rFonts w:hint="eastAsia"/>
          <w:kern w:val="0"/>
        </w:rPr>
        <w:t>设计新的操作</w:t>
      </w:r>
    </w:p>
    <w:p w:rsidR="00301B9A" w:rsidRDefault="00301B9A" w:rsidP="00301B9A">
      <w:pPr>
        <w:pStyle w:val="a3"/>
        <w:numPr>
          <w:ilvl w:val="0"/>
          <w:numId w:val="16"/>
        </w:numPr>
        <w:ind w:firstLineChars="0"/>
        <w:rPr>
          <w:kern w:val="0"/>
        </w:rPr>
      </w:pPr>
      <w:r>
        <w:rPr>
          <w:rFonts w:hint="eastAsia"/>
          <w:kern w:val="0"/>
        </w:rPr>
        <w:t>红黑树的扩张定理：当结点中新添加的信息可以由该结点和它的左右子树来决定，那么就可以在不影响时间复杂度的前提下在插入和删除等操作中对红黑树的这些附加信息进行维护。</w:t>
      </w:r>
    </w:p>
    <w:p w:rsidR="00301B9A" w:rsidRDefault="00301B9A" w:rsidP="00B95FF7">
      <w:pPr>
        <w:rPr>
          <w:kern w:val="0"/>
        </w:rPr>
      </w:pPr>
    </w:p>
    <w:p w:rsidR="00A841B7" w:rsidRPr="00EC1E60" w:rsidRDefault="00A841B7" w:rsidP="00B95FF7">
      <w:pPr>
        <w:rPr>
          <w:kern w:val="0"/>
          <w:rPrChange w:id="691" w:author="tcq" w:date="2011-06-17T23:29:00Z">
            <w:rPr>
              <w:kern w:val="0"/>
            </w:rPr>
          </w:rPrChange>
        </w:rPr>
      </w:pPr>
    </w:p>
    <w:p w:rsidR="00A841B7" w:rsidRDefault="00A841B7" w:rsidP="00A841B7">
      <w:pPr>
        <w:pStyle w:val="2"/>
      </w:pPr>
      <w:r>
        <w:rPr>
          <w:rFonts w:hint="eastAsia"/>
        </w:rPr>
        <w:t>第四部分：高级设计和分析技术</w:t>
      </w:r>
    </w:p>
    <w:p w:rsidR="00B95FF7" w:rsidRDefault="00672371" w:rsidP="00B95FF7">
      <w:pPr>
        <w:rPr>
          <w:kern w:val="0"/>
        </w:rPr>
      </w:pPr>
      <w:r>
        <w:rPr>
          <w:rFonts w:hint="eastAsia"/>
          <w:kern w:val="0"/>
        </w:rPr>
        <w:t>设计和分析高效算法的三种重要技术：动态规划、贪心算法和平摊分析。</w:t>
      </w:r>
    </w:p>
    <w:p w:rsidR="00672371" w:rsidRDefault="00672371" w:rsidP="00B95FF7">
      <w:pPr>
        <w:rPr>
          <w:kern w:val="0"/>
        </w:rPr>
      </w:pPr>
      <w:r>
        <w:rPr>
          <w:rFonts w:hint="eastAsia"/>
          <w:kern w:val="0"/>
        </w:rPr>
        <w:t>动态规划通常应用于最优化问题，即要做出一组选择以达到一个最优解时。在做选择的同时，经常出现同样形式的子问题。</w:t>
      </w:r>
      <w:r w:rsidRPr="00672371">
        <w:rPr>
          <w:rFonts w:hint="eastAsia"/>
          <w:color w:val="FF0000"/>
          <w:kern w:val="0"/>
        </w:rPr>
        <w:t>关键技术是存储这些子问题每一个的解，以备它重复出现</w:t>
      </w:r>
      <w:r>
        <w:rPr>
          <w:rFonts w:hint="eastAsia"/>
          <w:kern w:val="0"/>
        </w:rPr>
        <w:t>。</w:t>
      </w:r>
    </w:p>
    <w:p w:rsidR="00672371" w:rsidRDefault="00672371" w:rsidP="00B95FF7">
      <w:pPr>
        <w:rPr>
          <w:kern w:val="0"/>
        </w:rPr>
      </w:pPr>
      <w:r>
        <w:rPr>
          <w:rFonts w:hint="eastAsia"/>
          <w:kern w:val="0"/>
        </w:rPr>
        <w:t>贪心算法通常也是应用于最优化问题，该算法的思想是以局部最优的方式来做每一个选择。</w:t>
      </w:r>
      <w:r w:rsidR="001B03B8">
        <w:rPr>
          <w:rFonts w:hint="eastAsia"/>
          <w:kern w:val="0"/>
        </w:rPr>
        <w:t>采用贪心算法可以比动态规划更快的得出一个最优解，但是</w:t>
      </w:r>
      <w:r w:rsidR="00261073">
        <w:rPr>
          <w:rFonts w:hint="eastAsia"/>
          <w:kern w:val="0"/>
        </w:rPr>
        <w:t>关键是</w:t>
      </w:r>
      <w:r w:rsidR="001B03B8">
        <w:rPr>
          <w:rFonts w:hint="eastAsia"/>
          <w:kern w:val="0"/>
        </w:rPr>
        <w:t>不容易判断贪心算法所得到的是否真的是最优解。</w:t>
      </w:r>
      <w:r w:rsidR="001B03B8">
        <w:rPr>
          <w:kern w:val="0"/>
        </w:rPr>
        <w:br/>
      </w:r>
      <w:r w:rsidR="001B03B8">
        <w:rPr>
          <w:rFonts w:hint="eastAsia"/>
          <w:kern w:val="0"/>
        </w:rPr>
        <w:t>贪心算法可以在一定的理论之下，通过只考虑</w:t>
      </w:r>
      <w:proofErr w:type="gramStart"/>
      <w:r w:rsidR="001B03B8">
        <w:rPr>
          <w:rFonts w:hint="eastAsia"/>
          <w:kern w:val="0"/>
        </w:rPr>
        <w:t>局部最优解就可以</w:t>
      </w:r>
      <w:proofErr w:type="gramEnd"/>
      <w:r w:rsidR="001B03B8">
        <w:rPr>
          <w:rFonts w:hint="eastAsia"/>
          <w:kern w:val="0"/>
        </w:rPr>
        <w:t>保证得到的一定是全局最优解。如</w:t>
      </w:r>
      <w:proofErr w:type="gramStart"/>
      <w:r w:rsidR="001B03B8">
        <w:rPr>
          <w:rFonts w:hint="eastAsia"/>
          <w:kern w:val="0"/>
        </w:rPr>
        <w:t>赫</w:t>
      </w:r>
      <w:proofErr w:type="gramEnd"/>
      <w:r w:rsidR="001B03B8">
        <w:rPr>
          <w:rFonts w:hint="eastAsia"/>
          <w:kern w:val="0"/>
        </w:rPr>
        <w:t>夫</w:t>
      </w:r>
      <w:proofErr w:type="gramStart"/>
      <w:r w:rsidR="001B03B8">
        <w:rPr>
          <w:rFonts w:hint="eastAsia"/>
          <w:kern w:val="0"/>
        </w:rPr>
        <w:t>曼</w:t>
      </w:r>
      <w:proofErr w:type="gramEnd"/>
      <w:r w:rsidR="001B03B8">
        <w:rPr>
          <w:rFonts w:hint="eastAsia"/>
          <w:kern w:val="0"/>
        </w:rPr>
        <w:t>编码。</w:t>
      </w:r>
    </w:p>
    <w:p w:rsidR="001B03B8" w:rsidRDefault="001B03B8" w:rsidP="00B95FF7">
      <w:pPr>
        <w:rPr>
          <w:kern w:val="0"/>
        </w:rPr>
      </w:pPr>
      <w:r>
        <w:rPr>
          <w:rFonts w:hint="eastAsia"/>
          <w:kern w:val="0"/>
        </w:rPr>
        <w:t>平摊分析是一种用来分析执行一系列类似操作的算法的工具。</w:t>
      </w:r>
      <w:r w:rsidR="00261073">
        <w:rPr>
          <w:rFonts w:hint="eastAsia"/>
          <w:kern w:val="0"/>
        </w:rPr>
        <w:t>在一个操作序列中，不可能每一个都以其已知的最坏情况运行，某些操作的代价高些，而其它的低一些。</w:t>
      </w:r>
    </w:p>
    <w:p w:rsidR="00261073" w:rsidRDefault="00261073" w:rsidP="00B95FF7">
      <w:pPr>
        <w:rPr>
          <w:kern w:val="0"/>
        </w:rPr>
      </w:pPr>
    </w:p>
    <w:p w:rsidR="00261073" w:rsidRDefault="00261073" w:rsidP="00B95FF7">
      <w:pPr>
        <w:rPr>
          <w:kern w:val="0"/>
        </w:rPr>
      </w:pPr>
      <w:r>
        <w:rPr>
          <w:rFonts w:hint="eastAsia"/>
          <w:kern w:val="0"/>
        </w:rPr>
        <w:t>所有的最优化问题都可以通过穷举法来解决，但是这在时间上是不可接受的。</w:t>
      </w:r>
    </w:p>
    <w:p w:rsidR="00261073" w:rsidRDefault="00261073" w:rsidP="00B95FF7">
      <w:pPr>
        <w:rPr>
          <w:kern w:val="0"/>
        </w:rPr>
      </w:pPr>
      <w:r>
        <w:rPr>
          <w:rFonts w:hint="eastAsia"/>
          <w:kern w:val="0"/>
        </w:rPr>
        <w:t>所有的高效算法都是为了加快速度：</w:t>
      </w:r>
    </w:p>
    <w:p w:rsidR="00261073" w:rsidRDefault="00261073" w:rsidP="00261073">
      <w:pPr>
        <w:pStyle w:val="a3"/>
        <w:numPr>
          <w:ilvl w:val="0"/>
          <w:numId w:val="17"/>
        </w:numPr>
        <w:ind w:firstLineChars="0"/>
        <w:rPr>
          <w:kern w:val="0"/>
        </w:rPr>
      </w:pPr>
      <w:r>
        <w:rPr>
          <w:rFonts w:hint="eastAsia"/>
          <w:kern w:val="0"/>
        </w:rPr>
        <w:t>动态规划：保存子问题的解，以备重复使用</w:t>
      </w:r>
    </w:p>
    <w:p w:rsidR="00261073" w:rsidRDefault="00261073" w:rsidP="00261073">
      <w:pPr>
        <w:pStyle w:val="a3"/>
        <w:numPr>
          <w:ilvl w:val="0"/>
          <w:numId w:val="17"/>
        </w:numPr>
        <w:ind w:firstLineChars="0"/>
        <w:rPr>
          <w:kern w:val="0"/>
        </w:rPr>
      </w:pPr>
      <w:r>
        <w:rPr>
          <w:rFonts w:hint="eastAsia"/>
          <w:kern w:val="0"/>
        </w:rPr>
        <w:t>贪心算法：用局部最优解来求全局最优解</w:t>
      </w:r>
    </w:p>
    <w:p w:rsidR="00261073" w:rsidRPr="00261073" w:rsidRDefault="00261073" w:rsidP="00261073">
      <w:pPr>
        <w:rPr>
          <w:kern w:val="0"/>
        </w:rPr>
      </w:pPr>
      <w:r>
        <w:rPr>
          <w:rFonts w:hint="eastAsia"/>
          <w:kern w:val="0"/>
        </w:rPr>
        <w:t>平摊分析是用来分析算法的工具，它本身并不是一种算法。</w:t>
      </w:r>
    </w:p>
    <w:p w:rsidR="00B95FF7" w:rsidRDefault="00B95FF7" w:rsidP="00B95FF7">
      <w:pPr>
        <w:pStyle w:val="3"/>
      </w:pPr>
      <w:r>
        <w:rPr>
          <w:rFonts w:hint="eastAsia"/>
        </w:rPr>
        <w:t>第15章：动态规划</w:t>
      </w:r>
    </w:p>
    <w:p w:rsidR="00261073" w:rsidRDefault="00261073" w:rsidP="00261073">
      <w:pPr>
        <w:pStyle w:val="a3"/>
        <w:numPr>
          <w:ilvl w:val="0"/>
          <w:numId w:val="18"/>
        </w:numPr>
        <w:ind w:firstLineChars="0"/>
        <w:rPr>
          <w:kern w:val="0"/>
        </w:rPr>
      </w:pPr>
      <w:r>
        <w:rPr>
          <w:rFonts w:hint="eastAsia"/>
          <w:kern w:val="0"/>
        </w:rPr>
        <w:t>动态规划与分治法之间的区别：</w:t>
      </w:r>
    </w:p>
    <w:p w:rsidR="00B95FF7" w:rsidRDefault="00261073" w:rsidP="00261073">
      <w:pPr>
        <w:pStyle w:val="a3"/>
        <w:numPr>
          <w:ilvl w:val="1"/>
          <w:numId w:val="18"/>
        </w:numPr>
        <w:ind w:firstLineChars="0"/>
        <w:rPr>
          <w:kern w:val="0"/>
        </w:rPr>
      </w:pPr>
      <w:r>
        <w:rPr>
          <w:rFonts w:hint="eastAsia"/>
          <w:kern w:val="0"/>
        </w:rPr>
        <w:t>分治法是指将问题分成一些</w:t>
      </w:r>
      <w:r w:rsidRPr="00261073">
        <w:rPr>
          <w:rFonts w:hint="eastAsia"/>
          <w:color w:val="FF0000"/>
          <w:kern w:val="0"/>
        </w:rPr>
        <w:t>独立</w:t>
      </w:r>
      <w:r>
        <w:rPr>
          <w:rFonts w:hint="eastAsia"/>
          <w:kern w:val="0"/>
        </w:rPr>
        <w:t>的子问题，递归的求解各子问题</w:t>
      </w:r>
    </w:p>
    <w:p w:rsidR="00261073" w:rsidRDefault="00261073" w:rsidP="00261073">
      <w:pPr>
        <w:pStyle w:val="a3"/>
        <w:numPr>
          <w:ilvl w:val="1"/>
          <w:numId w:val="18"/>
        </w:numPr>
        <w:ind w:firstLineChars="0"/>
        <w:rPr>
          <w:kern w:val="0"/>
        </w:rPr>
      </w:pPr>
      <w:r>
        <w:rPr>
          <w:rFonts w:hint="eastAsia"/>
          <w:kern w:val="0"/>
        </w:rPr>
        <w:t>动态规划适用于这些子问题</w:t>
      </w:r>
      <w:r w:rsidRPr="00261073">
        <w:rPr>
          <w:rFonts w:hint="eastAsia"/>
          <w:color w:val="FF0000"/>
          <w:kern w:val="0"/>
        </w:rPr>
        <w:t>不是独立</w:t>
      </w:r>
      <w:r>
        <w:rPr>
          <w:rFonts w:hint="eastAsia"/>
          <w:kern w:val="0"/>
        </w:rPr>
        <w:t>的情况，也就是各子问题包含公共子问题</w:t>
      </w:r>
    </w:p>
    <w:p w:rsidR="00261073" w:rsidRDefault="00261073" w:rsidP="00261073">
      <w:pPr>
        <w:pStyle w:val="a3"/>
        <w:numPr>
          <w:ilvl w:val="0"/>
          <w:numId w:val="18"/>
        </w:numPr>
        <w:ind w:firstLineChars="0"/>
        <w:rPr>
          <w:kern w:val="0"/>
        </w:rPr>
      </w:pPr>
      <w:r>
        <w:rPr>
          <w:rFonts w:hint="eastAsia"/>
          <w:kern w:val="0"/>
        </w:rPr>
        <w:t>动态规划算法的设计可以分为</w:t>
      </w:r>
      <w:r>
        <w:rPr>
          <w:rFonts w:hint="eastAsia"/>
          <w:kern w:val="0"/>
        </w:rPr>
        <w:t>4</w:t>
      </w:r>
      <w:r>
        <w:rPr>
          <w:rFonts w:hint="eastAsia"/>
          <w:kern w:val="0"/>
        </w:rPr>
        <w:t>个步骤：</w:t>
      </w:r>
    </w:p>
    <w:p w:rsidR="00261073" w:rsidRDefault="00261073" w:rsidP="00261073">
      <w:pPr>
        <w:pStyle w:val="a3"/>
        <w:numPr>
          <w:ilvl w:val="1"/>
          <w:numId w:val="18"/>
        </w:numPr>
        <w:ind w:firstLineChars="0"/>
        <w:rPr>
          <w:kern w:val="0"/>
        </w:rPr>
      </w:pPr>
      <w:r>
        <w:rPr>
          <w:rFonts w:hint="eastAsia"/>
          <w:kern w:val="0"/>
        </w:rPr>
        <w:t>描述最优解的子结构</w:t>
      </w:r>
    </w:p>
    <w:p w:rsidR="00261073" w:rsidRDefault="00261073" w:rsidP="00261073">
      <w:pPr>
        <w:pStyle w:val="a3"/>
        <w:numPr>
          <w:ilvl w:val="1"/>
          <w:numId w:val="18"/>
        </w:numPr>
        <w:ind w:firstLineChars="0"/>
        <w:rPr>
          <w:kern w:val="0"/>
        </w:rPr>
      </w:pPr>
      <w:r>
        <w:rPr>
          <w:rFonts w:hint="eastAsia"/>
          <w:kern w:val="0"/>
        </w:rPr>
        <w:t>递归定义最优解的值</w:t>
      </w:r>
    </w:p>
    <w:p w:rsidR="00261073" w:rsidRDefault="00261073" w:rsidP="00261073">
      <w:pPr>
        <w:pStyle w:val="a3"/>
        <w:numPr>
          <w:ilvl w:val="1"/>
          <w:numId w:val="18"/>
        </w:numPr>
        <w:ind w:firstLineChars="0"/>
        <w:rPr>
          <w:kern w:val="0"/>
        </w:rPr>
      </w:pPr>
      <w:r>
        <w:rPr>
          <w:rFonts w:hint="eastAsia"/>
          <w:kern w:val="0"/>
        </w:rPr>
        <w:t>按自底向上的方法计算最优解的值</w:t>
      </w:r>
    </w:p>
    <w:p w:rsidR="00261073" w:rsidRDefault="00261073" w:rsidP="00261073">
      <w:pPr>
        <w:pStyle w:val="a3"/>
        <w:numPr>
          <w:ilvl w:val="1"/>
          <w:numId w:val="18"/>
        </w:numPr>
        <w:ind w:firstLineChars="0"/>
        <w:rPr>
          <w:kern w:val="0"/>
        </w:rPr>
      </w:pPr>
      <w:r>
        <w:rPr>
          <w:rFonts w:hint="eastAsia"/>
          <w:kern w:val="0"/>
        </w:rPr>
        <w:t>由计算出的结果反向构造出一个最优解</w:t>
      </w:r>
    </w:p>
    <w:p w:rsidR="00261073" w:rsidRDefault="00261073" w:rsidP="00261073">
      <w:pPr>
        <w:pStyle w:val="a3"/>
        <w:numPr>
          <w:ilvl w:val="0"/>
          <w:numId w:val="18"/>
        </w:numPr>
        <w:ind w:firstLineChars="0"/>
        <w:rPr>
          <w:kern w:val="0"/>
        </w:rPr>
      </w:pPr>
      <w:r w:rsidRPr="00261073">
        <w:rPr>
          <w:rFonts w:hint="eastAsia"/>
          <w:color w:val="C00000"/>
          <w:kern w:val="0"/>
        </w:rPr>
        <w:t>动态规划最最</w:t>
      </w:r>
      <w:proofErr w:type="gramStart"/>
      <w:r w:rsidRPr="00261073">
        <w:rPr>
          <w:rFonts w:hint="eastAsia"/>
          <w:color w:val="C00000"/>
          <w:kern w:val="0"/>
        </w:rPr>
        <w:t>最</w:t>
      </w:r>
      <w:proofErr w:type="gramEnd"/>
      <w:r w:rsidRPr="00261073">
        <w:rPr>
          <w:rFonts w:hint="eastAsia"/>
          <w:color w:val="C00000"/>
          <w:kern w:val="0"/>
        </w:rPr>
        <w:t>重要的就是要找出最优解的子结构</w:t>
      </w:r>
      <w:r>
        <w:rPr>
          <w:rFonts w:hint="eastAsia"/>
          <w:kern w:val="0"/>
        </w:rPr>
        <w:t>！</w:t>
      </w:r>
    </w:p>
    <w:p w:rsidR="00261073" w:rsidRDefault="00261073" w:rsidP="00261073">
      <w:pPr>
        <w:pStyle w:val="a3"/>
        <w:numPr>
          <w:ilvl w:val="0"/>
          <w:numId w:val="18"/>
        </w:numPr>
        <w:ind w:firstLineChars="0"/>
        <w:rPr>
          <w:kern w:val="0"/>
        </w:rPr>
      </w:pPr>
      <w:r w:rsidRPr="00797A2B">
        <w:rPr>
          <w:rFonts w:hint="eastAsia"/>
          <w:kern w:val="0"/>
          <w:u w:val="single"/>
        </w:rPr>
        <w:t>最优子结构在问题域中以两种方式变化</w:t>
      </w:r>
      <w:r>
        <w:rPr>
          <w:rFonts w:hint="eastAsia"/>
          <w:kern w:val="0"/>
        </w:rPr>
        <w:t>（在找出这两个问题的解之后，构造出原问题的最优子结构往往就不是难事了）：</w:t>
      </w:r>
    </w:p>
    <w:p w:rsidR="00261073" w:rsidRDefault="00261073" w:rsidP="00261073">
      <w:pPr>
        <w:pStyle w:val="a3"/>
        <w:numPr>
          <w:ilvl w:val="1"/>
          <w:numId w:val="18"/>
        </w:numPr>
        <w:ind w:firstLineChars="0"/>
        <w:rPr>
          <w:kern w:val="0"/>
        </w:rPr>
      </w:pPr>
      <w:r>
        <w:rPr>
          <w:rFonts w:hint="eastAsia"/>
          <w:kern w:val="0"/>
        </w:rPr>
        <w:t>有多少个子问题被用在原问题的一个最优解中</w:t>
      </w:r>
    </w:p>
    <w:p w:rsidR="00261073" w:rsidRDefault="00261073" w:rsidP="00261073">
      <w:pPr>
        <w:pStyle w:val="a3"/>
        <w:numPr>
          <w:ilvl w:val="1"/>
          <w:numId w:val="18"/>
        </w:numPr>
        <w:ind w:firstLineChars="0"/>
        <w:rPr>
          <w:kern w:val="0"/>
        </w:rPr>
      </w:pPr>
      <w:r>
        <w:rPr>
          <w:rFonts w:hint="eastAsia"/>
          <w:kern w:val="0"/>
        </w:rPr>
        <w:t>在决定一个最优解中使用哪些子问题有多少个选择</w:t>
      </w:r>
    </w:p>
    <w:p w:rsidR="00261073" w:rsidRPr="00AF0AC0" w:rsidRDefault="00AF0AC0" w:rsidP="00261073">
      <w:pPr>
        <w:pStyle w:val="a3"/>
        <w:numPr>
          <w:ilvl w:val="0"/>
          <w:numId w:val="18"/>
        </w:numPr>
        <w:ind w:firstLineChars="0"/>
        <w:rPr>
          <w:kern w:val="0"/>
        </w:rPr>
      </w:pPr>
      <w:r>
        <w:rPr>
          <w:rFonts w:hint="eastAsia"/>
          <w:kern w:val="0"/>
        </w:rPr>
        <w:t>动态规划说白了就是一个递归的反向展开的过程：在满足</w:t>
      </w:r>
      <w:r>
        <w:rPr>
          <w:rFonts w:ascii="Calibri" w:hAnsi="Calibri" w:cs="Calibri"/>
          <w:kern w:val="0"/>
        </w:rPr>
        <w:t>①</w:t>
      </w:r>
      <w:r>
        <w:rPr>
          <w:rFonts w:ascii="Calibri" w:hAnsi="Calibri" w:cs="Calibri" w:hint="eastAsia"/>
          <w:kern w:val="0"/>
        </w:rPr>
        <w:t>最优子结构</w:t>
      </w:r>
      <w:r>
        <w:rPr>
          <w:rFonts w:cstheme="minorHAnsi"/>
          <w:kern w:val="0"/>
        </w:rPr>
        <w:t>②</w:t>
      </w:r>
      <w:r>
        <w:rPr>
          <w:rFonts w:cstheme="minorHAnsi" w:hint="eastAsia"/>
          <w:kern w:val="0"/>
        </w:rPr>
        <w:t>重叠子问题这</w:t>
      </w:r>
      <w:r>
        <w:rPr>
          <w:rFonts w:cstheme="minorHAnsi" w:hint="eastAsia"/>
          <w:kern w:val="0"/>
        </w:rPr>
        <w:t>2</w:t>
      </w:r>
      <w:r>
        <w:rPr>
          <w:rFonts w:cstheme="minorHAnsi" w:hint="eastAsia"/>
          <w:kern w:val="0"/>
        </w:rPr>
        <w:t>个条件下，通过把递归从下至上的进行展开</w:t>
      </w:r>
      <w:r w:rsidRPr="007F3ED3">
        <w:rPr>
          <w:rFonts w:cstheme="minorHAnsi" w:hint="eastAsia"/>
          <w:color w:val="FF0000"/>
          <w:kern w:val="0"/>
        </w:rPr>
        <w:t>以避免重复计算子问题</w:t>
      </w:r>
      <w:r>
        <w:rPr>
          <w:rFonts w:cstheme="minorHAnsi" w:hint="eastAsia"/>
          <w:kern w:val="0"/>
        </w:rPr>
        <w:t>从而加速了最终问题的求解的过程。</w:t>
      </w:r>
    </w:p>
    <w:p w:rsidR="00AF0AC0" w:rsidRPr="00AF0AC0" w:rsidRDefault="00AF0AC0" w:rsidP="00261073">
      <w:pPr>
        <w:pStyle w:val="a3"/>
        <w:numPr>
          <w:ilvl w:val="0"/>
          <w:numId w:val="18"/>
        </w:numPr>
        <w:ind w:firstLineChars="0"/>
        <w:rPr>
          <w:kern w:val="0"/>
        </w:rPr>
      </w:pPr>
      <w:r>
        <w:rPr>
          <w:rFonts w:cstheme="minorHAnsi" w:hint="eastAsia"/>
          <w:kern w:val="0"/>
        </w:rPr>
        <w:t>再次强调“</w:t>
      </w:r>
      <w:r w:rsidRPr="00AF0AC0">
        <w:rPr>
          <w:rFonts w:cstheme="minorHAnsi" w:hint="eastAsia"/>
          <w:kern w:val="0"/>
          <w:u w:val="single"/>
        </w:rPr>
        <w:t>动态规划</w:t>
      </w:r>
      <w:proofErr w:type="gramStart"/>
      <w:r w:rsidRPr="00AF0AC0">
        <w:rPr>
          <w:rFonts w:cstheme="minorHAnsi" w:hint="eastAsia"/>
          <w:kern w:val="0"/>
          <w:u w:val="single"/>
        </w:rPr>
        <w:t>最</w:t>
      </w:r>
      <w:proofErr w:type="gramEnd"/>
      <w:r w:rsidRPr="00AF0AC0">
        <w:rPr>
          <w:rFonts w:cstheme="minorHAnsi" w:hint="eastAsia"/>
          <w:kern w:val="0"/>
          <w:u w:val="single"/>
        </w:rPr>
        <w:t>关键的一步就是：寻找最优子结构</w:t>
      </w:r>
      <w:r>
        <w:rPr>
          <w:rFonts w:cstheme="minorHAnsi" w:hint="eastAsia"/>
          <w:kern w:val="0"/>
        </w:rPr>
        <w:t>”</w:t>
      </w:r>
    </w:p>
    <w:p w:rsidR="00AF0AC0" w:rsidRDefault="002A5497" w:rsidP="00261073">
      <w:pPr>
        <w:pStyle w:val="a3"/>
        <w:numPr>
          <w:ilvl w:val="0"/>
          <w:numId w:val="18"/>
        </w:numPr>
        <w:ind w:firstLineChars="0"/>
        <w:rPr>
          <w:kern w:val="0"/>
        </w:rPr>
      </w:pPr>
      <w:r>
        <w:rPr>
          <w:rFonts w:hint="eastAsia"/>
          <w:kern w:val="0"/>
        </w:rPr>
        <w:t>动态规划能够消除重复计算子问题是因为它与普通递归相反，它是通过自下而上的方式来进行求解的。</w:t>
      </w:r>
    </w:p>
    <w:p w:rsidR="00797A2B" w:rsidRDefault="00EC7623" w:rsidP="00261073">
      <w:pPr>
        <w:pStyle w:val="a3"/>
        <w:numPr>
          <w:ilvl w:val="0"/>
          <w:numId w:val="18"/>
        </w:numPr>
        <w:ind w:firstLineChars="0"/>
        <w:rPr>
          <w:kern w:val="0"/>
        </w:rPr>
      </w:pPr>
      <w:r>
        <w:rPr>
          <w:rFonts w:hint="eastAsia"/>
          <w:kern w:val="0"/>
        </w:rPr>
        <w:t>正确</w:t>
      </w:r>
      <w:r w:rsidR="00797A2B">
        <w:rPr>
          <w:rFonts w:hint="eastAsia"/>
          <w:kern w:val="0"/>
        </w:rPr>
        <w:t>使用动态规划方法的</w:t>
      </w:r>
      <w:r w:rsidR="00797A2B">
        <w:rPr>
          <w:rFonts w:hint="eastAsia"/>
          <w:kern w:val="0"/>
        </w:rPr>
        <w:t>2</w:t>
      </w:r>
      <w:r w:rsidR="00797A2B">
        <w:rPr>
          <w:rFonts w:hint="eastAsia"/>
          <w:kern w:val="0"/>
        </w:rPr>
        <w:t>个</w:t>
      </w:r>
      <w:r w:rsidR="001F2FE3">
        <w:rPr>
          <w:rFonts w:hint="eastAsia"/>
          <w:kern w:val="0"/>
        </w:rPr>
        <w:t>关键</w:t>
      </w:r>
      <w:r w:rsidR="00797A2B">
        <w:rPr>
          <w:rFonts w:hint="eastAsia"/>
          <w:kern w:val="0"/>
        </w:rPr>
        <w:t>要素：</w:t>
      </w:r>
      <w:r w:rsidR="00797A2B" w:rsidRPr="0095554D">
        <w:rPr>
          <w:rFonts w:hint="eastAsia"/>
          <w:color w:val="FF0000"/>
          <w:kern w:val="0"/>
        </w:rPr>
        <w:t>最优子结构</w:t>
      </w:r>
      <w:r w:rsidR="00797A2B">
        <w:rPr>
          <w:rFonts w:hint="eastAsia"/>
          <w:kern w:val="0"/>
        </w:rPr>
        <w:t xml:space="preserve"> </w:t>
      </w:r>
      <w:r w:rsidR="00797A2B">
        <w:rPr>
          <w:rFonts w:hint="eastAsia"/>
          <w:kern w:val="0"/>
        </w:rPr>
        <w:t>和</w:t>
      </w:r>
      <w:r w:rsidR="00797A2B">
        <w:rPr>
          <w:rFonts w:hint="eastAsia"/>
          <w:kern w:val="0"/>
        </w:rPr>
        <w:t xml:space="preserve"> </w:t>
      </w:r>
      <w:r w:rsidR="00797A2B" w:rsidRPr="0095554D">
        <w:rPr>
          <w:rFonts w:hint="eastAsia"/>
          <w:color w:val="FF0000"/>
          <w:kern w:val="0"/>
        </w:rPr>
        <w:t>重叠子问题</w:t>
      </w:r>
      <w:r w:rsidR="00797A2B">
        <w:rPr>
          <w:rFonts w:hint="eastAsia"/>
          <w:kern w:val="0"/>
        </w:rPr>
        <w:t>。</w:t>
      </w:r>
      <w:r w:rsidR="00797A2B">
        <w:rPr>
          <w:kern w:val="0"/>
        </w:rPr>
        <w:br/>
      </w:r>
      <w:r w:rsidR="00797A2B">
        <w:rPr>
          <w:rFonts w:hint="eastAsia"/>
          <w:kern w:val="0"/>
        </w:rPr>
        <w:t>如果问题可以由递归来解决，并且在递归的过程中会不断的出现重复的子问题需要解决，那毫不犹豫的采用动态规划吧！</w:t>
      </w:r>
    </w:p>
    <w:p w:rsidR="00797A2B" w:rsidRDefault="00797A2B" w:rsidP="00261073">
      <w:pPr>
        <w:pStyle w:val="a3"/>
        <w:numPr>
          <w:ilvl w:val="0"/>
          <w:numId w:val="18"/>
        </w:numPr>
        <w:ind w:firstLineChars="0"/>
        <w:rPr>
          <w:kern w:val="0"/>
        </w:rPr>
      </w:pPr>
      <w:r>
        <w:rPr>
          <w:rFonts w:hint="eastAsia"/>
          <w:kern w:val="0"/>
        </w:rPr>
        <w:t>如果问题的一个最优解中包含了子问题的最优解，则该问题具有最优子结构；而当一个问题具有最优子结构时，提示我们动态规划可能会适用。</w:t>
      </w:r>
    </w:p>
    <w:p w:rsidR="00797A2B" w:rsidRDefault="00797A2B" w:rsidP="00261073">
      <w:pPr>
        <w:pStyle w:val="a3"/>
        <w:numPr>
          <w:ilvl w:val="0"/>
          <w:numId w:val="18"/>
        </w:numPr>
        <w:ind w:firstLineChars="0"/>
        <w:rPr>
          <w:kern w:val="0"/>
        </w:rPr>
      </w:pPr>
      <w:r>
        <w:rPr>
          <w:rFonts w:hint="eastAsia"/>
          <w:kern w:val="0"/>
        </w:rPr>
        <w:t>剪贴技术：用来证明在问题的一个最优解中，使用的子问题的</w:t>
      </w:r>
      <w:proofErr w:type="gramStart"/>
      <w:r>
        <w:rPr>
          <w:rFonts w:hint="eastAsia"/>
          <w:kern w:val="0"/>
        </w:rPr>
        <w:t>解本身</w:t>
      </w:r>
      <w:proofErr w:type="gramEnd"/>
      <w:r>
        <w:rPr>
          <w:rFonts w:hint="eastAsia"/>
          <w:kern w:val="0"/>
        </w:rPr>
        <w:t>也必须是最优的</w:t>
      </w:r>
    </w:p>
    <w:p w:rsidR="00797A2B" w:rsidRDefault="00797A2B" w:rsidP="00261073">
      <w:pPr>
        <w:pStyle w:val="a3"/>
        <w:numPr>
          <w:ilvl w:val="0"/>
          <w:numId w:val="18"/>
        </w:numPr>
        <w:ind w:firstLineChars="0"/>
        <w:rPr>
          <w:kern w:val="0"/>
        </w:rPr>
      </w:pPr>
      <w:r>
        <w:rPr>
          <w:rFonts w:hint="eastAsia"/>
          <w:kern w:val="0"/>
        </w:rPr>
        <w:t>为了描述子问题空间，可以遵循这样一条有效的经验规则，就是尽量保持这个空间简单，然后在需要时再扩充它</w:t>
      </w:r>
    </w:p>
    <w:p w:rsidR="00797A2B" w:rsidRDefault="00797A2B" w:rsidP="00261073">
      <w:pPr>
        <w:pStyle w:val="a3"/>
        <w:numPr>
          <w:ilvl w:val="0"/>
          <w:numId w:val="18"/>
        </w:numPr>
        <w:ind w:firstLineChars="0"/>
        <w:rPr>
          <w:kern w:val="0"/>
        </w:rPr>
      </w:pPr>
      <w:r>
        <w:rPr>
          <w:rFonts w:hint="eastAsia"/>
          <w:kern w:val="0"/>
        </w:rPr>
        <w:t>非正式地：一个动态规划算法的运行时间依赖于两个因素的乘积：子问题的总个数和每个子问题中有多少种选择。</w:t>
      </w:r>
      <w:r>
        <w:rPr>
          <w:kern w:val="0"/>
        </w:rPr>
        <w:br/>
      </w:r>
      <w:r>
        <w:rPr>
          <w:rFonts w:hint="eastAsia"/>
          <w:kern w:val="0"/>
        </w:rPr>
        <w:t>问题解的代价通常是子问题的代价加上选择本身带来的开销。</w:t>
      </w:r>
    </w:p>
    <w:p w:rsidR="00797A2B" w:rsidRDefault="00797A2B" w:rsidP="00261073">
      <w:pPr>
        <w:pStyle w:val="a3"/>
        <w:numPr>
          <w:ilvl w:val="0"/>
          <w:numId w:val="18"/>
        </w:numPr>
        <w:ind w:firstLineChars="0"/>
        <w:rPr>
          <w:kern w:val="0"/>
        </w:rPr>
      </w:pPr>
      <w:r>
        <w:rPr>
          <w:rFonts w:hint="eastAsia"/>
          <w:kern w:val="0"/>
        </w:rPr>
        <w:t>贪心算法与动态规划有一个显著的区别：就是在贪心算法中，是以自顶向下的方式使用最优子结构的。贪心算法会先做选择，在当时看起来是最优的选择，然后再求解一个结果子问题，而不是先寻找子问题的最优解，然后再选择。</w:t>
      </w:r>
    </w:p>
    <w:p w:rsidR="00797A2B" w:rsidRDefault="00797A2B" w:rsidP="00261073">
      <w:pPr>
        <w:pStyle w:val="a3"/>
        <w:numPr>
          <w:ilvl w:val="0"/>
          <w:numId w:val="18"/>
        </w:numPr>
        <w:ind w:firstLineChars="0"/>
        <w:rPr>
          <w:kern w:val="0"/>
        </w:rPr>
      </w:pPr>
      <w:r>
        <w:rPr>
          <w:rFonts w:hint="eastAsia"/>
          <w:kern w:val="0"/>
        </w:rPr>
        <w:t>要注意：在不能应用最优子结构的时间，就一定不能假设它能够应用。</w:t>
      </w:r>
      <w:r>
        <w:rPr>
          <w:kern w:val="0"/>
        </w:rPr>
        <w:br/>
      </w:r>
      <w:r w:rsidRPr="002F3844">
        <w:rPr>
          <w:rFonts w:hint="eastAsia"/>
          <w:kern w:val="0"/>
          <w:u w:val="single"/>
        </w:rPr>
        <w:t>警惕使用动态规划去解决缺乏最优子结构的问题</w:t>
      </w:r>
      <w:r>
        <w:rPr>
          <w:rFonts w:hint="eastAsia"/>
          <w:kern w:val="0"/>
        </w:rPr>
        <w:t>！</w:t>
      </w:r>
    </w:p>
    <w:p w:rsidR="00797A2B" w:rsidRDefault="002F3844" w:rsidP="00261073">
      <w:pPr>
        <w:pStyle w:val="a3"/>
        <w:numPr>
          <w:ilvl w:val="0"/>
          <w:numId w:val="18"/>
        </w:numPr>
        <w:ind w:firstLineChars="0"/>
        <w:rPr>
          <w:kern w:val="0"/>
        </w:rPr>
      </w:pPr>
      <w:r>
        <w:rPr>
          <w:rFonts w:hint="eastAsia"/>
          <w:kern w:val="0"/>
        </w:rPr>
        <w:t>使用动态规划时</w:t>
      </w:r>
      <w:r w:rsidR="00D21E27">
        <w:rPr>
          <w:rFonts w:hint="eastAsia"/>
          <w:kern w:val="0"/>
        </w:rPr>
        <w:t>：</w:t>
      </w:r>
      <w:r w:rsidR="00D21E27" w:rsidRPr="00D21E27">
        <w:rPr>
          <w:rFonts w:hint="eastAsia"/>
          <w:color w:val="FF0000"/>
          <w:kern w:val="0"/>
        </w:rPr>
        <w:t>子问题必须是相互独立的</w:t>
      </w:r>
      <w:r w:rsidR="00D21E27">
        <w:rPr>
          <w:rFonts w:hint="eastAsia"/>
          <w:kern w:val="0"/>
        </w:rPr>
        <w:t>！可以这样理解，</w:t>
      </w:r>
      <w:r w:rsidR="00D21E27">
        <w:rPr>
          <w:rFonts w:hint="eastAsia"/>
          <w:kern w:val="0"/>
        </w:rPr>
        <w:t>N</w:t>
      </w:r>
      <w:r w:rsidR="00D21E27">
        <w:rPr>
          <w:rFonts w:hint="eastAsia"/>
          <w:kern w:val="0"/>
        </w:rPr>
        <w:t>个子问题域互不相干，属于完全不同的空间。</w:t>
      </w:r>
      <w:r w:rsidR="00D21E27">
        <w:rPr>
          <w:kern w:val="0"/>
        </w:rPr>
        <w:br/>
      </w:r>
      <w:r w:rsidR="00D21E27" w:rsidRPr="00D21E27">
        <w:rPr>
          <w:rFonts w:hint="eastAsia"/>
          <w:kern w:val="0"/>
          <w:u w:val="single"/>
        </w:rPr>
        <w:t>子问题必须独立</w:t>
      </w:r>
      <w:r w:rsidR="00D21E27">
        <w:rPr>
          <w:rFonts w:hint="eastAsia"/>
          <w:kern w:val="0"/>
        </w:rPr>
        <w:t>！</w:t>
      </w:r>
    </w:p>
    <w:p w:rsidR="00D21E27" w:rsidRDefault="00276133" w:rsidP="00261073">
      <w:pPr>
        <w:pStyle w:val="a3"/>
        <w:numPr>
          <w:ilvl w:val="0"/>
          <w:numId w:val="18"/>
        </w:numPr>
        <w:ind w:firstLineChars="0"/>
        <w:rPr>
          <w:kern w:val="0"/>
        </w:rPr>
      </w:pPr>
      <w:r>
        <w:rPr>
          <w:rFonts w:hint="eastAsia"/>
          <w:kern w:val="0"/>
        </w:rPr>
        <w:t>重叠子问题：不同的子问题的数目是输入规模的一个多项式。</w:t>
      </w:r>
      <w:r>
        <w:rPr>
          <w:kern w:val="0"/>
        </w:rPr>
        <w:br/>
      </w:r>
      <w:r>
        <w:rPr>
          <w:rFonts w:hint="eastAsia"/>
          <w:kern w:val="0"/>
        </w:rPr>
        <w:t>这样，动态规划算法才能充分利用重叠的子问题，减少计算量。即</w:t>
      </w:r>
      <w:r w:rsidRPr="004F3BC8">
        <w:rPr>
          <w:rFonts w:hint="eastAsia"/>
          <w:kern w:val="0"/>
          <w:u w:val="single"/>
        </w:rPr>
        <w:t>通过每个子问题只解一次，把解保存在一个需要时就可以查看的表中，而每次查表只需要常数时间</w:t>
      </w:r>
      <w:r>
        <w:rPr>
          <w:rFonts w:hint="eastAsia"/>
          <w:kern w:val="0"/>
        </w:rPr>
        <w:t>。</w:t>
      </w:r>
      <w:r>
        <w:rPr>
          <w:rFonts w:hint="eastAsia"/>
          <w:kern w:val="0"/>
        </w:rPr>
        <w:br/>
      </w:r>
      <w:r>
        <w:rPr>
          <w:rFonts w:hint="eastAsia"/>
          <w:kern w:val="0"/>
        </w:rPr>
        <w:t>从这段描述可以看出：</w:t>
      </w:r>
      <w:r w:rsidRPr="00276133">
        <w:rPr>
          <w:rFonts w:hint="eastAsia"/>
          <w:color w:val="7030A0"/>
          <w:kern w:val="0"/>
        </w:rPr>
        <w:t>动态规划与递归时做备忘录的本质是完全相同的</w:t>
      </w:r>
      <w:r>
        <w:rPr>
          <w:rFonts w:hint="eastAsia"/>
          <w:kern w:val="0"/>
        </w:rPr>
        <w:t>，所以说备忘录方法与普通的动态递归本质完全相同，没有孰优孰劣之分，哪个方便用哪个。</w:t>
      </w:r>
    </w:p>
    <w:p w:rsidR="00AA3E50" w:rsidRDefault="00AA3E50" w:rsidP="00261073">
      <w:pPr>
        <w:pStyle w:val="a3"/>
        <w:numPr>
          <w:ilvl w:val="0"/>
          <w:numId w:val="18"/>
        </w:numPr>
        <w:ind w:firstLineChars="0"/>
        <w:rPr>
          <w:kern w:val="0"/>
        </w:rPr>
      </w:pPr>
      <w:r>
        <w:rPr>
          <w:rFonts w:hint="eastAsia"/>
          <w:kern w:val="0"/>
        </w:rPr>
        <w:t>由计算出的结果</w:t>
      </w:r>
      <w:r w:rsidRPr="00AA3E50">
        <w:rPr>
          <w:rFonts w:hint="eastAsia"/>
          <w:color w:val="FF0000"/>
          <w:kern w:val="0"/>
        </w:rPr>
        <w:t>反向</w:t>
      </w:r>
      <w:r w:rsidRPr="00AA3E50">
        <w:rPr>
          <w:rFonts w:hint="eastAsia"/>
          <w:color w:val="0070C0"/>
          <w:kern w:val="0"/>
        </w:rPr>
        <w:t>构造一个最优解</w:t>
      </w:r>
      <w:r>
        <w:rPr>
          <w:rFonts w:hint="eastAsia"/>
          <w:kern w:val="0"/>
        </w:rPr>
        <w:t>：</w:t>
      </w:r>
      <w:r w:rsidR="00E828D8">
        <w:rPr>
          <w:rFonts w:hint="eastAsia"/>
          <w:kern w:val="0"/>
        </w:rPr>
        <w:t>把动态规划或者是递归过程中</w:t>
      </w:r>
      <w:proofErr w:type="gramStart"/>
      <w:r w:rsidR="00E828D8">
        <w:rPr>
          <w:rFonts w:hint="eastAsia"/>
          <w:kern w:val="0"/>
        </w:rPr>
        <w:t>作出</w:t>
      </w:r>
      <w:proofErr w:type="gramEnd"/>
      <w:r w:rsidR="00E828D8">
        <w:rPr>
          <w:rFonts w:hint="eastAsia"/>
          <w:kern w:val="0"/>
        </w:rPr>
        <w:t>的每一次</w:t>
      </w:r>
      <w:r w:rsidR="00E828D8" w:rsidRPr="00F17019">
        <w:rPr>
          <w:rFonts w:hint="eastAsia"/>
          <w:color w:val="FF0000"/>
          <w:kern w:val="0"/>
        </w:rPr>
        <w:t>选择</w:t>
      </w:r>
      <w:r w:rsidR="00C630BA">
        <w:rPr>
          <w:rFonts w:hint="eastAsia"/>
          <w:color w:val="FF0000"/>
          <w:kern w:val="0"/>
        </w:rPr>
        <w:t>（记住：保存的是每次</w:t>
      </w:r>
      <w:proofErr w:type="gramStart"/>
      <w:r w:rsidR="00C630BA">
        <w:rPr>
          <w:rFonts w:hint="eastAsia"/>
          <w:color w:val="FF0000"/>
          <w:kern w:val="0"/>
        </w:rPr>
        <w:t>作出</w:t>
      </w:r>
      <w:proofErr w:type="gramEnd"/>
      <w:r w:rsidR="00C630BA">
        <w:rPr>
          <w:rFonts w:hint="eastAsia"/>
          <w:color w:val="FF0000"/>
          <w:kern w:val="0"/>
        </w:rPr>
        <w:t>的选择）</w:t>
      </w:r>
      <w:r w:rsidR="00E828D8">
        <w:rPr>
          <w:rFonts w:hint="eastAsia"/>
          <w:kern w:val="0"/>
        </w:rPr>
        <w:t>都保存下来，在最后就一定可以通过这些保存的选择来反向构造出最优解。</w:t>
      </w:r>
    </w:p>
    <w:p w:rsidR="002F6F80" w:rsidRDefault="002F6F80" w:rsidP="00261073">
      <w:pPr>
        <w:pStyle w:val="a3"/>
        <w:numPr>
          <w:ilvl w:val="0"/>
          <w:numId w:val="18"/>
        </w:numPr>
        <w:ind w:firstLineChars="0"/>
        <w:rPr>
          <w:kern w:val="0"/>
        </w:rPr>
      </w:pPr>
      <w:r>
        <w:rPr>
          <w:rFonts w:hint="eastAsia"/>
          <w:kern w:val="0"/>
        </w:rPr>
        <w:t>做</w:t>
      </w:r>
      <w:r w:rsidRPr="00EE1163">
        <w:rPr>
          <w:rFonts w:hint="eastAsia"/>
          <w:b/>
          <w:color w:val="FF0000"/>
          <w:kern w:val="0"/>
        </w:rPr>
        <w:t>备忘录</w:t>
      </w:r>
      <w:r>
        <w:rPr>
          <w:rFonts w:hint="eastAsia"/>
          <w:kern w:val="0"/>
        </w:rPr>
        <w:t>的递归方法：这种方法是动态规划的一个变形，它本质上与动态规划是一样的，但是比动态规划更好理解！</w:t>
      </w:r>
    </w:p>
    <w:p w:rsidR="00EE1163" w:rsidRDefault="00EE1163" w:rsidP="002F6F80">
      <w:pPr>
        <w:pStyle w:val="a3"/>
        <w:numPr>
          <w:ilvl w:val="1"/>
          <w:numId w:val="18"/>
        </w:numPr>
        <w:ind w:firstLineChars="0"/>
        <w:rPr>
          <w:kern w:val="0"/>
        </w:rPr>
      </w:pPr>
      <w:r>
        <w:rPr>
          <w:rFonts w:hint="eastAsia"/>
          <w:kern w:val="0"/>
        </w:rPr>
        <w:t>使用普通的递归结构，自上而下的解决问题。</w:t>
      </w:r>
    </w:p>
    <w:p w:rsidR="002F6F80" w:rsidRDefault="00EE1163" w:rsidP="002F6F80">
      <w:pPr>
        <w:pStyle w:val="a3"/>
        <w:numPr>
          <w:ilvl w:val="1"/>
          <w:numId w:val="18"/>
        </w:numPr>
        <w:ind w:firstLineChars="0"/>
        <w:rPr>
          <w:kern w:val="0"/>
        </w:rPr>
      </w:pPr>
      <w:r>
        <w:rPr>
          <w:rFonts w:hint="eastAsia"/>
          <w:kern w:val="0"/>
        </w:rPr>
        <w:t>当在递归算法的执行中每一次遇到</w:t>
      </w:r>
      <w:proofErr w:type="gramStart"/>
      <w:r>
        <w:rPr>
          <w:rFonts w:hint="eastAsia"/>
          <w:kern w:val="0"/>
        </w:rPr>
        <w:t>一</w:t>
      </w:r>
      <w:proofErr w:type="gramEnd"/>
      <w:r>
        <w:rPr>
          <w:rFonts w:hint="eastAsia"/>
          <w:kern w:val="0"/>
        </w:rPr>
        <w:t>个子问题时，就计算它的解并填入一个表中。以后每次遇到该子问题时，只要查看并返回表中先前填入的值即可。</w:t>
      </w:r>
    </w:p>
    <w:p w:rsidR="00EE1163" w:rsidRDefault="00A56983" w:rsidP="00A56983">
      <w:pPr>
        <w:pStyle w:val="a3"/>
        <w:numPr>
          <w:ilvl w:val="0"/>
          <w:numId w:val="18"/>
        </w:numPr>
        <w:ind w:firstLineChars="0"/>
        <w:rPr>
          <w:kern w:val="0"/>
        </w:rPr>
      </w:pPr>
      <w:r>
        <w:rPr>
          <w:rFonts w:hint="eastAsia"/>
          <w:kern w:val="0"/>
        </w:rPr>
        <w:t>备忘录方法与动态递归方法的比较：如果所有的子问题都至少要被计算一次，则一个自底向上的动态规划算法通常比一个自顶向下的做备忘录算法好出一个常数因子。因为动态规划没有使用递归的代价，只用到了循环，所以常数因子肯定比递归要好一些。</w:t>
      </w:r>
      <w:r>
        <w:rPr>
          <w:kern w:val="0"/>
        </w:rPr>
        <w:br/>
      </w:r>
      <w:r>
        <w:rPr>
          <w:rFonts w:hint="eastAsia"/>
          <w:kern w:val="0"/>
        </w:rPr>
        <w:t>此外，在有些问题中，还可以用动态规划算法中的表存取模式来进一步的减少时间和空间上的需求；或者，如果子问题中的某些子问题根本没有必须求解，做备忘录的方法有着只</w:t>
      </w:r>
      <w:proofErr w:type="gramStart"/>
      <w:r>
        <w:rPr>
          <w:rFonts w:hint="eastAsia"/>
          <w:kern w:val="0"/>
        </w:rPr>
        <w:t>解那些</w:t>
      </w:r>
      <w:proofErr w:type="gramEnd"/>
      <w:r>
        <w:rPr>
          <w:rFonts w:hint="eastAsia"/>
          <w:kern w:val="0"/>
        </w:rPr>
        <w:t>肯定要求解的子问题的优点。（而且这点是自动获得的，那些不必要计算的子问题在备忘录方法中会被自动的抛弃）</w:t>
      </w:r>
    </w:p>
    <w:p w:rsidR="00A56983" w:rsidRDefault="00A56983" w:rsidP="00577D96">
      <w:pPr>
        <w:pStyle w:val="a3"/>
        <w:numPr>
          <w:ilvl w:val="0"/>
          <w:numId w:val="18"/>
        </w:numPr>
        <w:ind w:firstLineChars="0"/>
        <w:rPr>
          <w:kern w:val="0"/>
        </w:rPr>
      </w:pPr>
      <w:r w:rsidRPr="00A56983">
        <w:rPr>
          <w:rFonts w:hint="eastAsia"/>
          <w:kern w:val="0"/>
        </w:rPr>
        <w:t>备忘录方法总结：由“是否所有的子问题都至少需要被计算一次”来决定使用动态规划还是备忘录。</w:t>
      </w:r>
      <w:r w:rsidRPr="00A56983">
        <w:rPr>
          <w:kern w:val="0"/>
        </w:rPr>
        <w:br/>
      </w:r>
      <w:r w:rsidRPr="00A56983">
        <w:rPr>
          <w:rFonts w:hint="eastAsia"/>
          <w:kern w:val="0"/>
        </w:rPr>
        <w:t>再次下定义：这两种方法没孰优孰劣之分，因为它们的本质思想是完全一样的；消除重复子问题。</w:t>
      </w:r>
    </w:p>
    <w:p w:rsidR="008D57DD" w:rsidRPr="00A56983" w:rsidRDefault="00A56983" w:rsidP="00577D96">
      <w:pPr>
        <w:pStyle w:val="a3"/>
        <w:numPr>
          <w:ilvl w:val="0"/>
          <w:numId w:val="18"/>
        </w:numPr>
        <w:ind w:firstLineChars="0"/>
        <w:rPr>
          <w:kern w:val="0"/>
        </w:rPr>
      </w:pPr>
      <w:r w:rsidRPr="00A56983">
        <w:rPr>
          <w:rFonts w:hint="eastAsia"/>
          <w:kern w:val="0"/>
        </w:rPr>
        <w:t>动态规划：</w:t>
      </w:r>
      <w:proofErr w:type="gramStart"/>
      <w:r w:rsidRPr="00204DD4">
        <w:rPr>
          <w:rFonts w:hint="eastAsia"/>
          <w:kern w:val="0"/>
          <w:u w:val="single"/>
        </w:rPr>
        <w:t>最重要最重要</w:t>
      </w:r>
      <w:proofErr w:type="gramEnd"/>
      <w:r w:rsidRPr="00204DD4">
        <w:rPr>
          <w:rFonts w:hint="eastAsia"/>
          <w:kern w:val="0"/>
          <w:u w:val="single"/>
        </w:rPr>
        <w:t>的就是找到最优子结构</w:t>
      </w:r>
      <w:r w:rsidRPr="00A56983">
        <w:rPr>
          <w:rFonts w:hint="eastAsia"/>
          <w:kern w:val="0"/>
        </w:rPr>
        <w:t>。在找到最优子结构之后的消除重复子问题，这点我太容易处理了，无论是动态规划的自底向上的递推，还是备忘录，或者是备忘录的变型，都可以轻松的应付。关键就是最优子结构。</w:t>
      </w:r>
    </w:p>
    <w:p w:rsidR="00B07D73" w:rsidRDefault="00B07D73" w:rsidP="00577D96">
      <w:pPr>
        <w:rPr>
          <w:ins w:id="692" w:author="tcq" w:date="2011-06-17T23:29:00Z"/>
          <w:rFonts w:hint="eastAsia"/>
          <w:kern w:val="0"/>
        </w:rPr>
      </w:pPr>
    </w:p>
    <w:p w:rsidR="00EC1E60" w:rsidRDefault="00EC1E60" w:rsidP="00EC1E60">
      <w:pPr>
        <w:rPr>
          <w:ins w:id="693" w:author="tcq" w:date="2011-06-17T23:29:00Z"/>
          <w:rFonts w:ascii="Simsun" w:hAnsi="Simsun" w:cs="宋体" w:hint="eastAsia"/>
          <w:sz w:val="27"/>
          <w:szCs w:val="27"/>
        </w:rPr>
      </w:pPr>
    </w:p>
    <w:p w:rsidR="00EC1E60" w:rsidRPr="00532D98" w:rsidRDefault="00EC1E60" w:rsidP="00EC1E60">
      <w:pPr>
        <w:rPr>
          <w:ins w:id="694" w:author="tcq" w:date="2011-06-17T23:29:00Z"/>
          <w:rFonts w:hint="eastAsia"/>
        </w:rPr>
      </w:pPr>
      <w:ins w:id="695" w:author="tcq" w:date="2011-06-17T23:29: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696" w:author="tcq" w:date="2011-06-17T23:29:00Z"/>
        </w:trPr>
        <w:tc>
          <w:tcPr>
            <w:tcW w:w="11840" w:type="dxa"/>
          </w:tcPr>
          <w:p w:rsidR="00321DDD" w:rsidRPr="00321DDD" w:rsidRDefault="00321DDD" w:rsidP="00321DDD">
            <w:pPr>
              <w:rPr>
                <w:ins w:id="697" w:author="tcq" w:date="2011-06-17T23:35:00Z"/>
                <w:rFonts w:hint="eastAsia"/>
                <w:color w:val="00B0F0"/>
                <w:sz w:val="18"/>
                <w:szCs w:val="18"/>
              </w:rPr>
            </w:pPr>
            <w:ins w:id="698" w:author="tcq" w:date="2011-06-17T23:35:00Z">
              <w:r w:rsidRPr="00321DDD">
                <w:rPr>
                  <w:rFonts w:hint="eastAsia"/>
                  <w:color w:val="00B0F0"/>
                  <w:sz w:val="18"/>
                  <w:szCs w:val="18"/>
                </w:rPr>
                <w:t>最短的装配路线需要时间：</w:t>
              </w:r>
              <w:r w:rsidRPr="00321DDD">
                <w:rPr>
                  <w:rFonts w:hint="eastAsia"/>
                  <w:color w:val="00B0F0"/>
                  <w:sz w:val="18"/>
                  <w:szCs w:val="18"/>
                </w:rPr>
                <w:t>38</w:t>
              </w:r>
            </w:ins>
          </w:p>
          <w:p w:rsidR="00321DDD" w:rsidRPr="00321DDD" w:rsidRDefault="00321DDD" w:rsidP="00321DDD">
            <w:pPr>
              <w:rPr>
                <w:ins w:id="699" w:author="tcq" w:date="2011-06-17T23:35:00Z"/>
                <w:color w:val="00B0F0"/>
                <w:sz w:val="18"/>
                <w:szCs w:val="18"/>
              </w:rPr>
            </w:pPr>
            <w:ins w:id="700" w:author="tcq" w:date="2011-06-17T23:35:00Z">
              <w:r w:rsidRPr="00321DDD">
                <w:rPr>
                  <w:color w:val="00B0F0"/>
                  <w:sz w:val="18"/>
                  <w:szCs w:val="18"/>
                </w:rPr>
                <w:t>0 --&gt; 1 --&gt; 0 --&gt; 1 --&gt; 1 --&gt; 0 --&gt;</w:t>
              </w:r>
            </w:ins>
          </w:p>
          <w:p w:rsidR="00321DDD" w:rsidRPr="00321DDD" w:rsidRDefault="00321DDD" w:rsidP="00321DDD">
            <w:pPr>
              <w:rPr>
                <w:ins w:id="701" w:author="tcq" w:date="2011-06-17T23:35:00Z"/>
                <w:color w:val="00B0F0"/>
                <w:sz w:val="18"/>
                <w:szCs w:val="18"/>
              </w:rPr>
            </w:pPr>
            <w:ins w:id="702" w:author="tcq" w:date="2011-06-17T23:35:00Z">
              <w:r w:rsidRPr="00321DDD">
                <w:rPr>
                  <w:color w:val="00B0F0"/>
                  <w:sz w:val="18"/>
                  <w:szCs w:val="18"/>
                </w:rPr>
                <w:t>15125</w:t>
              </w:r>
            </w:ins>
          </w:p>
          <w:p w:rsidR="00321DDD" w:rsidRPr="00321DDD" w:rsidRDefault="00321DDD" w:rsidP="00321DDD">
            <w:pPr>
              <w:rPr>
                <w:ins w:id="703" w:author="tcq" w:date="2011-06-17T23:35:00Z"/>
                <w:color w:val="00B0F0"/>
                <w:sz w:val="18"/>
                <w:szCs w:val="18"/>
              </w:rPr>
            </w:pPr>
            <w:ins w:id="704" w:author="tcq" w:date="2011-06-17T23:35:00Z">
              <w:r w:rsidRPr="00321DDD">
                <w:rPr>
                  <w:color w:val="00B0F0"/>
                  <w:sz w:val="18"/>
                  <w:szCs w:val="18"/>
                </w:rPr>
                <w:t>((A0(A1A2))((A3A4)A5))</w:t>
              </w:r>
            </w:ins>
          </w:p>
          <w:p w:rsidR="00321DDD" w:rsidRPr="00321DDD" w:rsidRDefault="00321DDD" w:rsidP="00321DDD">
            <w:pPr>
              <w:rPr>
                <w:ins w:id="705" w:author="tcq" w:date="2011-06-17T23:35:00Z"/>
                <w:color w:val="00B0F0"/>
                <w:sz w:val="18"/>
                <w:szCs w:val="18"/>
              </w:rPr>
            </w:pPr>
            <w:ins w:id="706" w:author="tcq" w:date="2011-06-17T23:35:00Z">
              <w:r w:rsidRPr="00321DDD">
                <w:rPr>
                  <w:color w:val="00B0F0"/>
                  <w:sz w:val="18"/>
                  <w:szCs w:val="18"/>
                </w:rPr>
                <w:t>12</w:t>
              </w:r>
            </w:ins>
          </w:p>
          <w:p w:rsidR="00321DDD" w:rsidRPr="00321DDD" w:rsidRDefault="00321DDD" w:rsidP="00321DDD">
            <w:pPr>
              <w:rPr>
                <w:ins w:id="707" w:author="tcq" w:date="2011-06-17T23:35:00Z"/>
                <w:color w:val="00B0F0"/>
                <w:sz w:val="18"/>
                <w:szCs w:val="18"/>
              </w:rPr>
            </w:pPr>
            <w:ins w:id="708" w:author="tcq" w:date="2011-06-17T23:35:00Z">
              <w:r w:rsidRPr="00321DDD">
                <w:rPr>
                  <w:color w:val="00B0F0"/>
                  <w:sz w:val="18"/>
                  <w:szCs w:val="18"/>
                </w:rPr>
                <w:t>bdaadcddbaba</w:t>
              </w:r>
            </w:ins>
          </w:p>
          <w:p w:rsidR="00321DDD" w:rsidRPr="00321DDD" w:rsidRDefault="00321DDD" w:rsidP="00321DDD">
            <w:pPr>
              <w:rPr>
                <w:ins w:id="709" w:author="tcq" w:date="2011-06-17T23:35:00Z"/>
                <w:color w:val="00B0F0"/>
                <w:sz w:val="18"/>
                <w:szCs w:val="18"/>
              </w:rPr>
            </w:pPr>
            <w:ins w:id="710" w:author="tcq" w:date="2011-06-17T23:35:00Z">
              <w:r w:rsidRPr="00321DDD">
                <w:rPr>
                  <w:color w:val="00B0F0"/>
                  <w:sz w:val="18"/>
                  <w:szCs w:val="18"/>
                </w:rPr>
                <w:t>12</w:t>
              </w:r>
            </w:ins>
          </w:p>
          <w:p w:rsidR="00321DDD" w:rsidRPr="00321DDD" w:rsidRDefault="00321DDD" w:rsidP="00321DDD">
            <w:pPr>
              <w:rPr>
                <w:ins w:id="711" w:author="tcq" w:date="2011-06-17T23:35:00Z"/>
                <w:color w:val="00B0F0"/>
                <w:sz w:val="18"/>
                <w:szCs w:val="18"/>
              </w:rPr>
            </w:pPr>
            <w:ins w:id="712" w:author="tcq" w:date="2011-06-17T23:35:00Z">
              <w:r w:rsidRPr="00321DDD">
                <w:rPr>
                  <w:color w:val="00B0F0"/>
                  <w:sz w:val="18"/>
                  <w:szCs w:val="18"/>
                </w:rPr>
                <w:t>12</w:t>
              </w:r>
            </w:ins>
          </w:p>
          <w:p w:rsidR="00321DDD" w:rsidRPr="00321DDD" w:rsidRDefault="00321DDD" w:rsidP="00321DDD">
            <w:pPr>
              <w:rPr>
                <w:ins w:id="713" w:author="tcq" w:date="2011-06-17T23:35:00Z"/>
                <w:color w:val="00B0F0"/>
                <w:sz w:val="18"/>
                <w:szCs w:val="18"/>
              </w:rPr>
            </w:pPr>
            <w:ins w:id="714" w:author="tcq" w:date="2011-06-17T23:35:00Z">
              <w:r w:rsidRPr="00321DDD">
                <w:rPr>
                  <w:color w:val="00B0F0"/>
                  <w:sz w:val="18"/>
                  <w:szCs w:val="18"/>
                </w:rPr>
                <w:t>2.75</w:t>
              </w:r>
            </w:ins>
          </w:p>
          <w:p w:rsidR="00321DDD" w:rsidRPr="00321DDD" w:rsidRDefault="00321DDD" w:rsidP="00321DDD">
            <w:pPr>
              <w:rPr>
                <w:ins w:id="715" w:author="tcq" w:date="2011-06-17T23:35:00Z"/>
                <w:color w:val="00B0F0"/>
                <w:sz w:val="18"/>
                <w:szCs w:val="18"/>
              </w:rPr>
            </w:pPr>
          </w:p>
          <w:p w:rsidR="00321DDD" w:rsidRPr="00321DDD" w:rsidRDefault="00321DDD" w:rsidP="00321DDD">
            <w:pPr>
              <w:rPr>
                <w:ins w:id="716" w:author="tcq" w:date="2011-06-17T23:35:00Z"/>
                <w:color w:val="00B0F0"/>
                <w:sz w:val="18"/>
                <w:szCs w:val="18"/>
              </w:rPr>
            </w:pPr>
            <w:ins w:id="717" w:author="tcq" w:date="2011-06-17T23:35:00Z">
              <w:r w:rsidRPr="00321DDD">
                <w:rPr>
                  <w:color w:val="00B0F0"/>
                  <w:sz w:val="18"/>
                  <w:szCs w:val="18"/>
                </w:rPr>
                <w:t>hq h meayl lfdxfi cvscxggb kfnqdux fnf zvsrt    |</w:t>
              </w:r>
            </w:ins>
          </w:p>
          <w:p w:rsidR="00321DDD" w:rsidRPr="00321DDD" w:rsidRDefault="00321DDD" w:rsidP="00321DDD">
            <w:pPr>
              <w:rPr>
                <w:ins w:id="718" w:author="tcq" w:date="2011-06-17T23:35:00Z"/>
                <w:color w:val="00B0F0"/>
                <w:sz w:val="18"/>
                <w:szCs w:val="18"/>
              </w:rPr>
            </w:pPr>
            <w:ins w:id="719" w:author="tcq" w:date="2011-06-17T23:35:00Z">
              <w:r w:rsidRPr="00321DDD">
                <w:rPr>
                  <w:color w:val="00B0F0"/>
                  <w:sz w:val="18"/>
                  <w:szCs w:val="18"/>
                </w:rPr>
                <w:t>jprep gxrpn vy tmwcysy cqpev k ffmznim kasvwsr  |</w:t>
              </w:r>
            </w:ins>
          </w:p>
          <w:p w:rsidR="00321DDD" w:rsidRPr="00321DDD" w:rsidRDefault="00321DDD" w:rsidP="00321DDD">
            <w:pPr>
              <w:rPr>
                <w:ins w:id="720" w:author="tcq" w:date="2011-06-17T23:35:00Z"/>
                <w:color w:val="00B0F0"/>
                <w:sz w:val="18"/>
                <w:szCs w:val="18"/>
              </w:rPr>
            </w:pPr>
            <w:ins w:id="721" w:author="tcq" w:date="2011-06-17T23:35:00Z">
              <w:r w:rsidRPr="00321DDD">
                <w:rPr>
                  <w:color w:val="00B0F0"/>
                  <w:sz w:val="18"/>
                  <w:szCs w:val="18"/>
                </w:rPr>
                <w:t>nzkycxf tlsg p fadpooe xzbcoejuvp aboygp eylfp  |</w:t>
              </w:r>
            </w:ins>
          </w:p>
          <w:p w:rsidR="00321DDD" w:rsidRPr="00321DDD" w:rsidRDefault="00321DDD" w:rsidP="00321DDD">
            <w:pPr>
              <w:rPr>
                <w:ins w:id="722" w:author="tcq" w:date="2011-06-17T23:35:00Z"/>
                <w:color w:val="00B0F0"/>
                <w:sz w:val="18"/>
                <w:szCs w:val="18"/>
              </w:rPr>
            </w:pPr>
            <w:ins w:id="723" w:author="tcq" w:date="2011-06-17T23:35:00Z">
              <w:r w:rsidRPr="00321DDD">
                <w:rPr>
                  <w:color w:val="00B0F0"/>
                  <w:sz w:val="18"/>
                  <w:szCs w:val="18"/>
                </w:rPr>
                <w:t>npljvrvi ya yehwqnq qpmxuj loovao u wh sncbxcoks|</w:t>
              </w:r>
            </w:ins>
          </w:p>
          <w:p w:rsidR="00321DDD" w:rsidRPr="00321DDD" w:rsidRDefault="00321DDD" w:rsidP="00321DDD">
            <w:pPr>
              <w:rPr>
                <w:ins w:id="724" w:author="tcq" w:date="2011-06-17T23:35:00Z"/>
                <w:color w:val="00B0F0"/>
                <w:sz w:val="18"/>
                <w:szCs w:val="18"/>
              </w:rPr>
            </w:pPr>
            <w:ins w:id="725" w:author="tcq" w:date="2011-06-17T23:35:00Z">
              <w:r w:rsidRPr="00321DDD">
                <w:rPr>
                  <w:color w:val="00B0F0"/>
                  <w:sz w:val="18"/>
                  <w:szCs w:val="18"/>
                </w:rPr>
                <w:t>zkvatxdk lyjyhfix swnkkufnux zrzbmn gqooketly   |</w:t>
              </w:r>
            </w:ins>
          </w:p>
          <w:p w:rsidR="00321DDD" w:rsidRPr="00321DDD" w:rsidRDefault="00321DDD" w:rsidP="00321DDD">
            <w:pPr>
              <w:rPr>
                <w:ins w:id="726" w:author="tcq" w:date="2011-06-17T23:35:00Z"/>
                <w:color w:val="00B0F0"/>
                <w:sz w:val="18"/>
                <w:szCs w:val="18"/>
              </w:rPr>
            </w:pPr>
            <w:ins w:id="727" w:author="tcq" w:date="2011-06-17T23:35:00Z">
              <w:r w:rsidRPr="00321DDD">
                <w:rPr>
                  <w:color w:val="00B0F0"/>
                  <w:sz w:val="18"/>
                  <w:szCs w:val="18"/>
                </w:rPr>
                <w:t>nkoaugzqrc di teiojwa yzp scmpsajlfv ubfaaov    |</w:t>
              </w:r>
            </w:ins>
          </w:p>
          <w:p w:rsidR="00321DDD" w:rsidRPr="00321DDD" w:rsidRDefault="00321DDD" w:rsidP="00321DDD">
            <w:pPr>
              <w:rPr>
                <w:ins w:id="728" w:author="tcq" w:date="2011-06-17T23:35:00Z"/>
                <w:color w:val="00B0F0"/>
                <w:sz w:val="18"/>
                <w:szCs w:val="18"/>
              </w:rPr>
            </w:pPr>
            <w:ins w:id="729" w:author="tcq" w:date="2011-06-17T23:35:00Z">
              <w:r w:rsidRPr="00321DDD">
                <w:rPr>
                  <w:color w:val="00B0F0"/>
                  <w:sz w:val="18"/>
                  <w:szCs w:val="18"/>
                </w:rPr>
                <w:t>zylntrkdcp srtesjwhd zcobzcn wl i tvdw xhrcbldv |</w:t>
              </w:r>
            </w:ins>
          </w:p>
          <w:p w:rsidR="00321DDD" w:rsidRPr="00321DDD" w:rsidRDefault="00321DDD" w:rsidP="00321DDD">
            <w:pPr>
              <w:rPr>
                <w:ins w:id="730" w:author="tcq" w:date="2011-06-17T23:35:00Z"/>
                <w:color w:val="00B0F0"/>
                <w:sz w:val="18"/>
                <w:szCs w:val="18"/>
              </w:rPr>
            </w:pPr>
            <w:ins w:id="731" w:author="tcq" w:date="2011-06-17T23:35:00Z">
              <w:r w:rsidRPr="00321DDD">
                <w:rPr>
                  <w:color w:val="00B0F0"/>
                  <w:sz w:val="18"/>
                  <w:szCs w:val="18"/>
                </w:rPr>
                <w:t>ylwgbus mb rxtlhcs pxo gm nke fdx t gbgxpey n   |</w:t>
              </w:r>
            </w:ins>
          </w:p>
          <w:p w:rsidR="00321DDD" w:rsidRPr="00321DDD" w:rsidRDefault="00321DDD" w:rsidP="00321DDD">
            <w:pPr>
              <w:rPr>
                <w:ins w:id="732" w:author="tcq" w:date="2011-06-17T23:35:00Z"/>
                <w:color w:val="00B0F0"/>
                <w:sz w:val="18"/>
                <w:szCs w:val="18"/>
              </w:rPr>
            </w:pPr>
            <w:ins w:id="733" w:author="tcq" w:date="2011-06-17T23:35:00Z">
              <w:r w:rsidRPr="00321DDD">
                <w:rPr>
                  <w:color w:val="00B0F0"/>
                  <w:sz w:val="18"/>
                  <w:szCs w:val="18"/>
                </w:rPr>
                <w:t>etcukepzsh lju ggekj qzje pevqgxie jsrd jazujl  |</w:t>
              </w:r>
            </w:ins>
          </w:p>
          <w:p w:rsidR="00321DDD" w:rsidRPr="00321DDD" w:rsidRDefault="00321DDD" w:rsidP="00321DDD">
            <w:pPr>
              <w:rPr>
                <w:ins w:id="734" w:author="tcq" w:date="2011-06-17T23:35:00Z"/>
                <w:color w:val="00B0F0"/>
                <w:sz w:val="18"/>
                <w:szCs w:val="18"/>
              </w:rPr>
            </w:pPr>
            <w:ins w:id="735" w:author="tcq" w:date="2011-06-17T23:35:00Z">
              <w:r w:rsidRPr="00321DDD">
                <w:rPr>
                  <w:color w:val="00B0F0"/>
                  <w:sz w:val="18"/>
                  <w:szCs w:val="18"/>
                </w:rPr>
                <w:t>chhb qm imw obiwybxd u fsksrsrt kmqdcyz ee hmsrq|</w:t>
              </w:r>
            </w:ins>
          </w:p>
          <w:p w:rsidR="00321DDD" w:rsidRPr="00321DDD" w:rsidRDefault="00321DDD" w:rsidP="00321DDD">
            <w:pPr>
              <w:rPr>
                <w:ins w:id="736" w:author="tcq" w:date="2011-06-17T23:35:00Z"/>
                <w:color w:val="00B0F0"/>
                <w:sz w:val="18"/>
                <w:szCs w:val="18"/>
              </w:rPr>
            </w:pPr>
            <w:ins w:id="737" w:author="tcq" w:date="2011-06-17T23:35:00Z">
              <w:r w:rsidRPr="00321DDD">
                <w:rPr>
                  <w:color w:val="00B0F0"/>
                  <w:sz w:val="18"/>
                  <w:szCs w:val="18"/>
                </w:rPr>
                <w:t>ozijipf oneeddpsz navymmta bdzqsoem vnpppsu     |</w:t>
              </w:r>
            </w:ins>
          </w:p>
          <w:p w:rsidR="00321DDD" w:rsidRPr="00321DDD" w:rsidRDefault="00321DDD" w:rsidP="00321DDD">
            <w:pPr>
              <w:rPr>
                <w:ins w:id="738" w:author="tcq" w:date="2011-06-17T23:35:00Z"/>
                <w:color w:val="00B0F0"/>
                <w:sz w:val="18"/>
                <w:szCs w:val="18"/>
              </w:rPr>
            </w:pPr>
            <w:ins w:id="739" w:author="tcq" w:date="2011-06-17T23:35:00Z">
              <w:r w:rsidRPr="00321DDD">
                <w:rPr>
                  <w:color w:val="00B0F0"/>
                  <w:sz w:val="18"/>
                  <w:szCs w:val="18"/>
                </w:rPr>
                <w:t>cbazu mhecthlegr unkd bppweqtgj p rmowz qyoxyt  |</w:t>
              </w:r>
            </w:ins>
          </w:p>
          <w:p w:rsidR="00321DDD" w:rsidRPr="00321DDD" w:rsidRDefault="00321DDD" w:rsidP="00321DDD">
            <w:pPr>
              <w:rPr>
                <w:ins w:id="740" w:author="tcq" w:date="2011-06-17T23:35:00Z"/>
                <w:color w:val="00B0F0"/>
                <w:sz w:val="18"/>
                <w:szCs w:val="18"/>
              </w:rPr>
            </w:pPr>
            <w:ins w:id="741" w:author="tcq" w:date="2011-06-17T23:35:00Z">
              <w:r w:rsidRPr="00321DDD">
                <w:rPr>
                  <w:color w:val="00B0F0"/>
                  <w:sz w:val="18"/>
                  <w:szCs w:val="18"/>
                </w:rPr>
                <w:t>bbhawdyd prjbxph ohp wqy hrq hnbn uvqnqqlr      |</w:t>
              </w:r>
            </w:ins>
          </w:p>
          <w:p w:rsidR="00321DDD" w:rsidRPr="00321DDD" w:rsidRDefault="00321DDD" w:rsidP="00321DDD">
            <w:pPr>
              <w:rPr>
                <w:ins w:id="742" w:author="tcq" w:date="2011-06-17T23:35:00Z"/>
                <w:color w:val="00B0F0"/>
                <w:sz w:val="18"/>
                <w:szCs w:val="18"/>
              </w:rPr>
            </w:pPr>
            <w:ins w:id="743" w:author="tcq" w:date="2011-06-17T23:35:00Z">
              <w:r w:rsidRPr="00321DDD">
                <w:rPr>
                  <w:color w:val="00B0F0"/>
                  <w:sz w:val="18"/>
                  <w:szCs w:val="18"/>
                </w:rPr>
                <w:t>jpxiog liexdz zosrk usvojb zmwzpo kjilefraa</w:t>
              </w:r>
            </w:ins>
          </w:p>
          <w:p w:rsidR="00321DDD" w:rsidRPr="00321DDD" w:rsidRDefault="00321DDD" w:rsidP="00321DDD">
            <w:pPr>
              <w:rPr>
                <w:ins w:id="744" w:author="tcq" w:date="2011-06-17T23:35:00Z"/>
                <w:rFonts w:hint="eastAsia"/>
                <w:color w:val="00B0F0"/>
                <w:sz w:val="18"/>
                <w:szCs w:val="18"/>
              </w:rPr>
            </w:pPr>
            <w:ins w:id="745" w:author="tcq" w:date="2011-06-17T23:35:00Z">
              <w:r w:rsidRPr="00321DDD">
                <w:rPr>
                  <w:rFonts w:hint="eastAsia"/>
                  <w:color w:val="00B0F0"/>
                  <w:sz w:val="18"/>
                  <w:szCs w:val="18"/>
                </w:rPr>
                <w:t>贪心算法得出的最小代价（除了最后一行）为：</w:t>
              </w:r>
              <w:r w:rsidRPr="00321DDD">
                <w:rPr>
                  <w:rFonts w:hint="eastAsia"/>
                  <w:color w:val="00B0F0"/>
                  <w:sz w:val="18"/>
                  <w:szCs w:val="18"/>
                </w:rPr>
                <w:t>34</w:t>
              </w:r>
            </w:ins>
          </w:p>
          <w:p w:rsidR="00321DDD" w:rsidRPr="00321DDD" w:rsidRDefault="00321DDD" w:rsidP="00321DDD">
            <w:pPr>
              <w:rPr>
                <w:ins w:id="746" w:author="tcq" w:date="2011-06-17T23:35:00Z"/>
                <w:rFonts w:hint="eastAsia"/>
                <w:color w:val="00B0F0"/>
                <w:sz w:val="18"/>
                <w:szCs w:val="18"/>
              </w:rPr>
            </w:pPr>
            <w:ins w:id="747" w:author="tcq" w:date="2011-06-17T23:35:00Z">
              <w:r w:rsidRPr="00321DDD">
                <w:rPr>
                  <w:rFonts w:hint="eastAsia"/>
                  <w:color w:val="00B0F0"/>
                  <w:sz w:val="18"/>
                  <w:szCs w:val="18"/>
                </w:rPr>
                <w:t>动态规划得出的最小代价（除了最后一行）为：</w:t>
              </w:r>
              <w:r w:rsidRPr="00321DDD">
                <w:rPr>
                  <w:rFonts w:hint="eastAsia"/>
                  <w:color w:val="00B0F0"/>
                  <w:sz w:val="18"/>
                  <w:szCs w:val="18"/>
                </w:rPr>
                <w:t>34</w:t>
              </w:r>
            </w:ins>
          </w:p>
          <w:p w:rsidR="00321DDD" w:rsidRPr="00321DDD" w:rsidRDefault="00321DDD" w:rsidP="00321DDD">
            <w:pPr>
              <w:rPr>
                <w:ins w:id="748" w:author="tcq" w:date="2011-06-17T23:35:00Z"/>
                <w:rFonts w:hint="eastAsia"/>
                <w:color w:val="00B0F0"/>
                <w:sz w:val="18"/>
                <w:szCs w:val="18"/>
              </w:rPr>
            </w:pPr>
            <w:ins w:id="749" w:author="tcq" w:date="2011-06-17T23:35:00Z">
              <w:r w:rsidRPr="00321DDD">
                <w:rPr>
                  <w:rFonts w:hint="eastAsia"/>
                  <w:color w:val="00B0F0"/>
                  <w:sz w:val="18"/>
                  <w:szCs w:val="18"/>
                </w:rPr>
                <w:t>网上流传的错误的动态规划算法得出的最小代价（除了最后一行）为：</w:t>
              </w:r>
              <w:r w:rsidRPr="00321DDD">
                <w:rPr>
                  <w:rFonts w:hint="eastAsia"/>
                  <w:color w:val="00B0F0"/>
                  <w:sz w:val="18"/>
                  <w:szCs w:val="18"/>
                </w:rPr>
                <w:t>42</w:t>
              </w:r>
            </w:ins>
          </w:p>
          <w:p w:rsidR="00321DDD" w:rsidRPr="00321DDD" w:rsidRDefault="00321DDD" w:rsidP="00321DDD">
            <w:pPr>
              <w:rPr>
                <w:ins w:id="750" w:author="tcq" w:date="2011-06-17T23:35:00Z"/>
                <w:color w:val="00B0F0"/>
                <w:sz w:val="18"/>
                <w:szCs w:val="18"/>
              </w:rPr>
            </w:pPr>
            <w:ins w:id="751" w:author="tcq" w:date="2011-06-17T23:35:00Z">
              <w:r w:rsidRPr="00321DDD">
                <w:rPr>
                  <w:color w:val="00B0F0"/>
                  <w:sz w:val="18"/>
                  <w:szCs w:val="18"/>
                </w:rPr>
                <w:t>525.584</w:t>
              </w:r>
            </w:ins>
          </w:p>
          <w:p w:rsidR="00EC1E60" w:rsidRPr="000C5D60" w:rsidRDefault="00321DDD" w:rsidP="00321DDD">
            <w:pPr>
              <w:rPr>
                <w:ins w:id="752" w:author="tcq" w:date="2011-06-17T23:29:00Z"/>
                <w:color w:val="00B0F0"/>
                <w:sz w:val="18"/>
                <w:szCs w:val="18"/>
              </w:rPr>
            </w:pPr>
            <w:ins w:id="753" w:author="tcq" w:date="2011-06-17T23:35:00Z">
              <w:r w:rsidRPr="00321DDD">
                <w:rPr>
                  <w:rFonts w:hint="eastAsia"/>
                  <w:color w:val="00B0F0"/>
                  <w:sz w:val="18"/>
                  <w:szCs w:val="18"/>
                </w:rPr>
                <w:t>请按任意键继续</w:t>
              </w:r>
              <w:r w:rsidRPr="00321DDD">
                <w:rPr>
                  <w:rFonts w:hint="eastAsia"/>
                  <w:color w:val="00B0F0"/>
                  <w:sz w:val="18"/>
                  <w:szCs w:val="18"/>
                </w:rPr>
                <w:t>. . .</w:t>
              </w:r>
            </w:ins>
          </w:p>
        </w:tc>
      </w:tr>
    </w:tbl>
    <w:p w:rsidR="00EC1E60" w:rsidRPr="00532D98" w:rsidRDefault="00EC1E60" w:rsidP="00EC1E60">
      <w:pPr>
        <w:rPr>
          <w:ins w:id="754" w:author="tcq" w:date="2011-06-17T23:29:00Z"/>
        </w:rPr>
      </w:pPr>
    </w:p>
    <w:p w:rsidR="00EC1E60" w:rsidRPr="00EC1E60" w:rsidRDefault="00EC1E60" w:rsidP="00577D96">
      <w:pPr>
        <w:rPr>
          <w:kern w:val="0"/>
          <w:rPrChange w:id="755" w:author="tcq" w:date="2011-06-17T23:29:00Z">
            <w:rPr>
              <w:kern w:val="0"/>
            </w:rPr>
          </w:rPrChange>
        </w:rPr>
      </w:pPr>
    </w:p>
    <w:p w:rsidR="00B07D73" w:rsidRDefault="0094345D" w:rsidP="0094345D">
      <w:pPr>
        <w:pStyle w:val="3"/>
      </w:pPr>
      <w:r>
        <w:rPr>
          <w:rFonts w:hint="eastAsia"/>
        </w:rPr>
        <w:t>第16章：贪心算法</w:t>
      </w:r>
    </w:p>
    <w:p w:rsidR="0094345D" w:rsidRDefault="004B6DEA" w:rsidP="004B6DEA">
      <w:pPr>
        <w:pStyle w:val="a3"/>
        <w:numPr>
          <w:ilvl w:val="0"/>
          <w:numId w:val="19"/>
        </w:numPr>
        <w:ind w:firstLineChars="0"/>
        <w:rPr>
          <w:kern w:val="0"/>
        </w:rPr>
      </w:pPr>
      <w:r>
        <w:rPr>
          <w:rFonts w:hint="eastAsia"/>
          <w:kern w:val="0"/>
        </w:rPr>
        <w:t>贪心算法使所作的选择看起来都是当前最佳的，期望通所做的局部最优选择来产生一个全局最优解</w:t>
      </w:r>
      <w:r w:rsidR="00A57421">
        <w:rPr>
          <w:rFonts w:hint="eastAsia"/>
          <w:kern w:val="0"/>
        </w:rPr>
        <w:t>。</w:t>
      </w:r>
      <w:r w:rsidR="00A57421">
        <w:rPr>
          <w:kern w:val="0"/>
        </w:rPr>
        <w:br/>
      </w:r>
      <w:r w:rsidR="00A57421">
        <w:rPr>
          <w:rFonts w:hint="eastAsia"/>
          <w:kern w:val="0"/>
        </w:rPr>
        <w:t>对算法中的每一个决策点，做一个当时看起来是最佳的选择，这种启发式策略并不是总能产生最优解的。</w:t>
      </w:r>
    </w:p>
    <w:p w:rsidR="004B6DEA" w:rsidRDefault="004B6DEA" w:rsidP="004B6DEA">
      <w:pPr>
        <w:pStyle w:val="a3"/>
        <w:numPr>
          <w:ilvl w:val="0"/>
          <w:numId w:val="19"/>
        </w:numPr>
        <w:ind w:firstLineChars="0"/>
        <w:rPr>
          <w:kern w:val="0"/>
        </w:rPr>
      </w:pPr>
      <w:r>
        <w:rPr>
          <w:rFonts w:hint="eastAsia"/>
          <w:kern w:val="0"/>
        </w:rPr>
        <w:t>贪心算法对大多数优化问题能产生最优解，但很多问题也不能通过这样的局部最优解得到全局最优解（</w:t>
      </w:r>
      <w:r>
        <w:rPr>
          <w:rFonts w:hint="eastAsia"/>
          <w:kern w:val="0"/>
        </w:rPr>
        <w:t>0-1</w:t>
      </w:r>
      <w:r>
        <w:rPr>
          <w:rFonts w:hint="eastAsia"/>
          <w:kern w:val="0"/>
        </w:rPr>
        <w:t>背包）。实际上，使用贪心算法</w:t>
      </w:r>
      <w:proofErr w:type="gramStart"/>
      <w:r>
        <w:rPr>
          <w:rFonts w:hint="eastAsia"/>
          <w:kern w:val="0"/>
        </w:rPr>
        <w:t>最</w:t>
      </w:r>
      <w:proofErr w:type="gramEnd"/>
      <w:r>
        <w:rPr>
          <w:rFonts w:hint="eastAsia"/>
          <w:kern w:val="0"/>
        </w:rPr>
        <w:t>关键的就是在于如何证明</w:t>
      </w:r>
      <w:r w:rsidRPr="007F1320">
        <w:rPr>
          <w:rFonts w:hint="eastAsia"/>
          <w:color w:val="FF0000"/>
          <w:kern w:val="0"/>
        </w:rPr>
        <w:t>贪心选择性质</w:t>
      </w:r>
      <w:r>
        <w:rPr>
          <w:rFonts w:hint="eastAsia"/>
          <w:kern w:val="0"/>
        </w:rPr>
        <w:t>以</w:t>
      </w:r>
      <w:r w:rsidR="00702635">
        <w:rPr>
          <w:rFonts w:hint="eastAsia"/>
          <w:kern w:val="0"/>
        </w:rPr>
        <w:t>证明</w:t>
      </w:r>
      <w:r>
        <w:rPr>
          <w:rFonts w:hint="eastAsia"/>
          <w:kern w:val="0"/>
        </w:rPr>
        <w:t>当前的问题可以由贪心算法得到最优解</w:t>
      </w:r>
    </w:p>
    <w:p w:rsidR="004B6DEA" w:rsidRDefault="004B6DEA" w:rsidP="004B6DEA">
      <w:pPr>
        <w:pStyle w:val="a3"/>
        <w:numPr>
          <w:ilvl w:val="0"/>
          <w:numId w:val="19"/>
        </w:numPr>
        <w:ind w:firstLineChars="0"/>
        <w:rPr>
          <w:kern w:val="0"/>
        </w:rPr>
      </w:pPr>
      <w:r>
        <w:rPr>
          <w:rFonts w:hint="eastAsia"/>
          <w:kern w:val="0"/>
        </w:rPr>
        <w:t>在活动选择问题中，非常关键的一点先决条件就是：活动要先按照结束时间的单调递增顺序排序，这样才能贪心的选择第一个。</w:t>
      </w:r>
      <w:r>
        <w:rPr>
          <w:kern w:val="0"/>
        </w:rPr>
        <w:br/>
      </w:r>
      <w:r>
        <w:rPr>
          <w:rFonts w:hint="eastAsia"/>
          <w:kern w:val="0"/>
        </w:rPr>
        <w:t>从直觉上来看，这种活动选择方法是一种“贪婪的”选择方法，它给后面剩下的待调度任务留下了尽可能多的机会。也就是说，此处的贪心选择使得剩下的、未调度的时间最大化</w:t>
      </w:r>
    </w:p>
    <w:p w:rsidR="004B6DEA" w:rsidRDefault="00232FB6" w:rsidP="004B6DEA">
      <w:pPr>
        <w:pStyle w:val="a3"/>
        <w:numPr>
          <w:ilvl w:val="0"/>
          <w:numId w:val="19"/>
        </w:numPr>
        <w:ind w:firstLineChars="0"/>
        <w:rPr>
          <w:kern w:val="0"/>
        </w:rPr>
      </w:pPr>
      <w:r>
        <w:rPr>
          <w:rFonts w:hint="eastAsia"/>
          <w:kern w:val="0"/>
        </w:rPr>
        <w:t>可以说：动态规划其实是“</w:t>
      </w:r>
      <w:r w:rsidRPr="00232FB6">
        <w:rPr>
          <w:rFonts w:hint="eastAsia"/>
          <w:color w:val="0070C0"/>
          <w:kern w:val="0"/>
        </w:rPr>
        <w:t>安全的贪心算法</w:t>
      </w:r>
      <w:r>
        <w:rPr>
          <w:rFonts w:hint="eastAsia"/>
          <w:kern w:val="0"/>
        </w:rPr>
        <w:t>”的基础。无论如何，</w:t>
      </w:r>
      <w:r w:rsidRPr="00532D98">
        <w:rPr>
          <w:rFonts w:hint="eastAsia"/>
          <w:kern w:val="0"/>
          <w:u w:val="single"/>
        </w:rPr>
        <w:t>在每一个贪心算法的下面，几乎总是会有一个更加复杂的动态规划解。</w:t>
      </w:r>
      <w:r w:rsidR="00BB7D38">
        <w:rPr>
          <w:rFonts w:hint="eastAsia"/>
          <w:kern w:val="0"/>
          <w:u w:val="single"/>
        </w:rPr>
        <w:t>贪心算法实现简单速度快，但是证明贪心的正确性往往是很困难的，所以说安全的（能够取得最优解的）贪心算法下面总有一个动态规划算法来证明其正确性。</w:t>
      </w:r>
      <w:r>
        <w:rPr>
          <w:kern w:val="0"/>
        </w:rPr>
        <w:br/>
      </w:r>
      <w:r>
        <w:rPr>
          <w:rFonts w:hint="eastAsia"/>
          <w:kern w:val="0"/>
        </w:rPr>
        <w:t>所谓</w:t>
      </w:r>
      <w:r w:rsidRPr="00532D98">
        <w:rPr>
          <w:rFonts w:hint="eastAsia"/>
          <w:color w:val="00B0F0"/>
          <w:kern w:val="0"/>
        </w:rPr>
        <w:t>安全的贪心算法</w:t>
      </w:r>
      <w:r>
        <w:rPr>
          <w:rFonts w:hint="eastAsia"/>
          <w:kern w:val="0"/>
        </w:rPr>
        <w:t>就是指一定能产生出全局最优解的贪心算法</w:t>
      </w:r>
    </w:p>
    <w:p w:rsidR="00232FB6" w:rsidRDefault="00232FB6" w:rsidP="004B6DEA">
      <w:pPr>
        <w:pStyle w:val="a3"/>
        <w:numPr>
          <w:ilvl w:val="0"/>
          <w:numId w:val="19"/>
        </w:numPr>
        <w:ind w:firstLineChars="0"/>
        <w:rPr>
          <w:kern w:val="0"/>
        </w:rPr>
      </w:pPr>
      <w:r>
        <w:rPr>
          <w:rFonts w:hint="eastAsia"/>
          <w:kern w:val="0"/>
        </w:rPr>
        <w:t>贪心算法的一般步骤（定义）</w:t>
      </w:r>
    </w:p>
    <w:p w:rsidR="00232FB6" w:rsidRDefault="00232FB6" w:rsidP="00232FB6">
      <w:pPr>
        <w:pStyle w:val="a3"/>
        <w:numPr>
          <w:ilvl w:val="1"/>
          <w:numId w:val="19"/>
        </w:numPr>
        <w:ind w:firstLineChars="0"/>
        <w:rPr>
          <w:kern w:val="0"/>
        </w:rPr>
      </w:pPr>
      <w:r w:rsidRPr="00232FB6">
        <w:rPr>
          <w:rFonts w:hint="eastAsia"/>
          <w:kern w:val="0"/>
        </w:rPr>
        <w:t>将优化问题转化成这样的一个问题，</w:t>
      </w:r>
      <w:r w:rsidRPr="00636DC3">
        <w:rPr>
          <w:rFonts w:hint="eastAsia"/>
          <w:color w:val="0070C0"/>
          <w:kern w:val="0"/>
        </w:rPr>
        <w:t>即先做出选择</w:t>
      </w:r>
      <w:r w:rsidR="00636DC3" w:rsidRPr="00636DC3">
        <w:rPr>
          <w:rFonts w:hint="eastAsia"/>
          <w:color w:val="0070C0"/>
          <w:kern w:val="0"/>
        </w:rPr>
        <w:t>（</w:t>
      </w:r>
      <w:r w:rsidR="00636DC3" w:rsidRPr="00636DC3">
        <w:rPr>
          <w:rFonts w:hint="eastAsia"/>
          <w:color w:val="0070C0"/>
          <w:kern w:val="0"/>
          <w:u w:val="single"/>
        </w:rPr>
        <w:t>对应于动态规划的先解决子问题再选择</w:t>
      </w:r>
      <w:r w:rsidR="00636DC3" w:rsidRPr="00636DC3">
        <w:rPr>
          <w:rFonts w:hint="eastAsia"/>
          <w:color w:val="0070C0"/>
          <w:kern w:val="0"/>
        </w:rPr>
        <w:t>）</w:t>
      </w:r>
      <w:r w:rsidRPr="00232FB6">
        <w:rPr>
          <w:rFonts w:hint="eastAsia"/>
          <w:kern w:val="0"/>
        </w:rPr>
        <w:t>，再解决剩下的</w:t>
      </w:r>
      <w:proofErr w:type="gramStart"/>
      <w:r w:rsidRPr="00232FB6">
        <w:rPr>
          <w:rFonts w:hint="eastAsia"/>
          <w:kern w:val="0"/>
        </w:rPr>
        <w:t>一</w:t>
      </w:r>
      <w:proofErr w:type="gramEnd"/>
      <w:r w:rsidRPr="00232FB6">
        <w:rPr>
          <w:rFonts w:hint="eastAsia"/>
          <w:kern w:val="0"/>
        </w:rPr>
        <w:t>个子问题。</w:t>
      </w:r>
    </w:p>
    <w:p w:rsidR="004B6DEA" w:rsidRDefault="00232FB6" w:rsidP="00232FB6">
      <w:pPr>
        <w:pStyle w:val="a3"/>
        <w:numPr>
          <w:ilvl w:val="1"/>
          <w:numId w:val="19"/>
        </w:numPr>
        <w:ind w:firstLineChars="0"/>
        <w:rPr>
          <w:kern w:val="0"/>
        </w:rPr>
      </w:pPr>
      <w:r w:rsidRPr="00232FB6">
        <w:rPr>
          <w:rFonts w:hint="eastAsia"/>
          <w:kern w:val="0"/>
        </w:rPr>
        <w:t>证明原问题总是有一个最优解是做贪心选择得到的，从而说明贪心选择的安全。</w:t>
      </w:r>
    </w:p>
    <w:p w:rsidR="00232FB6" w:rsidRDefault="00232FB6" w:rsidP="00232FB6">
      <w:pPr>
        <w:pStyle w:val="a3"/>
        <w:numPr>
          <w:ilvl w:val="1"/>
          <w:numId w:val="19"/>
        </w:numPr>
        <w:ind w:firstLineChars="0"/>
        <w:rPr>
          <w:kern w:val="0"/>
        </w:rPr>
      </w:pPr>
      <w:r w:rsidRPr="00232FB6">
        <w:rPr>
          <w:rFonts w:hint="eastAsia"/>
          <w:kern w:val="0"/>
        </w:rPr>
        <w:t>说明在做出贪心选择后，剩余的子问题具有这样的一个性质。即如果将子问题的最优解和我们所做的贪心选择联合起来，</w:t>
      </w:r>
      <w:r w:rsidR="00F60078">
        <w:rPr>
          <w:rFonts w:hint="eastAsia"/>
          <w:kern w:val="0"/>
        </w:rPr>
        <w:t>就</w:t>
      </w:r>
      <w:r w:rsidRPr="00232FB6">
        <w:rPr>
          <w:rFonts w:hint="eastAsia"/>
          <w:kern w:val="0"/>
        </w:rPr>
        <w:t>可以得出原问题的一个最优解。</w:t>
      </w:r>
    </w:p>
    <w:p w:rsidR="00232FB6" w:rsidRDefault="00EC7623" w:rsidP="00232FB6">
      <w:pPr>
        <w:pStyle w:val="a3"/>
        <w:numPr>
          <w:ilvl w:val="0"/>
          <w:numId w:val="19"/>
        </w:numPr>
        <w:ind w:firstLineChars="0"/>
        <w:rPr>
          <w:kern w:val="0"/>
        </w:rPr>
      </w:pPr>
      <w:r>
        <w:rPr>
          <w:rFonts w:hint="eastAsia"/>
          <w:kern w:val="0"/>
        </w:rPr>
        <w:t>正确</w:t>
      </w:r>
      <w:r w:rsidR="001F2FE3">
        <w:rPr>
          <w:rFonts w:hint="eastAsia"/>
          <w:kern w:val="0"/>
        </w:rPr>
        <w:t>使用贪心算法的</w:t>
      </w:r>
      <w:r w:rsidR="001F2FE3">
        <w:rPr>
          <w:rFonts w:hint="eastAsia"/>
          <w:kern w:val="0"/>
        </w:rPr>
        <w:t>2</w:t>
      </w:r>
      <w:r w:rsidR="001F2FE3">
        <w:rPr>
          <w:rFonts w:hint="eastAsia"/>
          <w:kern w:val="0"/>
        </w:rPr>
        <w:t>个关键要素：</w:t>
      </w:r>
      <w:r w:rsidR="001F2FE3" w:rsidRPr="001F2FE3">
        <w:rPr>
          <w:rFonts w:hint="eastAsia"/>
          <w:color w:val="FF0000"/>
          <w:kern w:val="0"/>
        </w:rPr>
        <w:t>贪心选择性质</w:t>
      </w:r>
      <w:r w:rsidR="001F2FE3">
        <w:rPr>
          <w:rFonts w:hint="eastAsia"/>
          <w:kern w:val="0"/>
        </w:rPr>
        <w:t xml:space="preserve"> </w:t>
      </w:r>
      <w:r w:rsidR="001F2FE3">
        <w:rPr>
          <w:rFonts w:hint="eastAsia"/>
          <w:kern w:val="0"/>
        </w:rPr>
        <w:t>和</w:t>
      </w:r>
      <w:r w:rsidR="001F2FE3">
        <w:rPr>
          <w:rFonts w:hint="eastAsia"/>
          <w:kern w:val="0"/>
        </w:rPr>
        <w:t xml:space="preserve"> </w:t>
      </w:r>
      <w:r w:rsidR="001F2FE3" w:rsidRPr="001F2FE3">
        <w:rPr>
          <w:rFonts w:hint="eastAsia"/>
          <w:color w:val="FF0000"/>
          <w:kern w:val="0"/>
        </w:rPr>
        <w:t>最优子结构</w:t>
      </w:r>
      <w:r w:rsidR="001F2FE3">
        <w:rPr>
          <w:rFonts w:hint="eastAsia"/>
          <w:kern w:val="0"/>
        </w:rPr>
        <w:t>。</w:t>
      </w:r>
    </w:p>
    <w:p w:rsidR="001F2FE3" w:rsidRDefault="001F2FE3" w:rsidP="001F2FE3">
      <w:pPr>
        <w:pStyle w:val="a3"/>
        <w:numPr>
          <w:ilvl w:val="1"/>
          <w:numId w:val="19"/>
        </w:numPr>
        <w:ind w:firstLineChars="0"/>
        <w:rPr>
          <w:kern w:val="0"/>
        </w:rPr>
      </w:pPr>
      <w:r>
        <w:rPr>
          <w:rFonts w:hint="eastAsia"/>
          <w:kern w:val="0"/>
        </w:rPr>
        <w:t>贪心选择性质：一个全局最优</w:t>
      </w:r>
      <w:proofErr w:type="gramStart"/>
      <w:r>
        <w:rPr>
          <w:rFonts w:hint="eastAsia"/>
          <w:kern w:val="0"/>
        </w:rPr>
        <w:t>解可以</w:t>
      </w:r>
      <w:proofErr w:type="gramEnd"/>
      <w:r>
        <w:rPr>
          <w:rFonts w:hint="eastAsia"/>
          <w:kern w:val="0"/>
        </w:rPr>
        <w:t>通过局部最优（贪心）选择来达到；</w:t>
      </w:r>
      <w:r w:rsidR="0064502D" w:rsidRPr="0064502D">
        <w:rPr>
          <w:rFonts w:hint="eastAsia"/>
          <w:kern w:val="0"/>
        </w:rPr>
        <w:t>即</w:t>
      </w:r>
      <w:proofErr w:type="gramStart"/>
      <w:r w:rsidR="0064502D" w:rsidRPr="0064502D">
        <w:rPr>
          <w:rFonts w:hint="eastAsia"/>
          <w:kern w:val="0"/>
        </w:rPr>
        <w:t>当考虑</w:t>
      </w:r>
      <w:proofErr w:type="gramEnd"/>
      <w:r w:rsidR="0064502D" w:rsidRPr="0064502D">
        <w:rPr>
          <w:rFonts w:hint="eastAsia"/>
          <w:kern w:val="0"/>
        </w:rPr>
        <w:t>做何选择时，我们只考虑对当前问题最佳的选择而不考虑子问题的结果。</w:t>
      </w:r>
    </w:p>
    <w:p w:rsidR="001F2FE3" w:rsidRDefault="001F2FE3" w:rsidP="001F2FE3">
      <w:pPr>
        <w:pStyle w:val="a3"/>
        <w:numPr>
          <w:ilvl w:val="1"/>
          <w:numId w:val="19"/>
        </w:numPr>
        <w:ind w:firstLineChars="0"/>
        <w:rPr>
          <w:kern w:val="0"/>
        </w:rPr>
      </w:pPr>
      <w:r>
        <w:rPr>
          <w:rFonts w:hint="eastAsia"/>
          <w:kern w:val="0"/>
        </w:rPr>
        <w:t>最优子结构：一个问题的最优解包含了其子问题的最优解。</w:t>
      </w:r>
    </w:p>
    <w:p w:rsidR="001F2FE3" w:rsidRDefault="0064502D" w:rsidP="00232FB6">
      <w:pPr>
        <w:pStyle w:val="a3"/>
        <w:numPr>
          <w:ilvl w:val="0"/>
          <w:numId w:val="19"/>
        </w:numPr>
        <w:ind w:firstLineChars="0"/>
        <w:rPr>
          <w:kern w:val="0"/>
        </w:rPr>
      </w:pPr>
      <w:r>
        <w:rPr>
          <w:rFonts w:hint="eastAsia"/>
          <w:kern w:val="0"/>
        </w:rPr>
        <w:t>要使用贪心算法就</w:t>
      </w:r>
      <w:r w:rsidRPr="0064502D">
        <w:rPr>
          <w:rFonts w:hint="eastAsia"/>
          <w:kern w:val="0"/>
        </w:rPr>
        <w:t>必须</w:t>
      </w:r>
      <w:proofErr w:type="gramStart"/>
      <w:r>
        <w:rPr>
          <w:rFonts w:hint="eastAsia"/>
          <w:kern w:val="0"/>
        </w:rPr>
        <w:t>先</w:t>
      </w:r>
      <w:r w:rsidRPr="0064502D">
        <w:rPr>
          <w:rFonts w:hint="eastAsia"/>
          <w:kern w:val="0"/>
        </w:rPr>
        <w:t>证明</w:t>
      </w:r>
      <w:proofErr w:type="gramEnd"/>
      <w:r>
        <w:rPr>
          <w:rFonts w:hint="eastAsia"/>
          <w:kern w:val="0"/>
        </w:rPr>
        <w:t>以下两个性质：</w:t>
      </w:r>
    </w:p>
    <w:p w:rsidR="0064502D" w:rsidRDefault="0064502D" w:rsidP="0064502D">
      <w:pPr>
        <w:pStyle w:val="a3"/>
        <w:numPr>
          <w:ilvl w:val="1"/>
          <w:numId w:val="19"/>
        </w:numPr>
        <w:ind w:firstLineChars="0"/>
        <w:rPr>
          <w:kern w:val="0"/>
        </w:rPr>
      </w:pPr>
      <w:r w:rsidRPr="0064502D">
        <w:rPr>
          <w:rFonts w:hint="eastAsia"/>
          <w:kern w:val="0"/>
        </w:rPr>
        <w:t>每一步所做的贪心选择最终能产生一个全局最优解。</w:t>
      </w:r>
      <w:r w:rsidR="00EC7623">
        <w:rPr>
          <w:kern w:val="0"/>
        </w:rPr>
        <w:br/>
      </w:r>
      <w:r w:rsidRPr="0064502D">
        <w:rPr>
          <w:rFonts w:hint="eastAsia"/>
          <w:kern w:val="0"/>
        </w:rPr>
        <w:t>在证明中先考察一个全局最优解，然后证明对</w:t>
      </w:r>
      <w:proofErr w:type="gramStart"/>
      <w:r w:rsidRPr="0064502D">
        <w:rPr>
          <w:rFonts w:hint="eastAsia"/>
          <w:kern w:val="0"/>
        </w:rPr>
        <w:t>该解加以</w:t>
      </w:r>
      <w:proofErr w:type="gramEnd"/>
      <w:r w:rsidRPr="0064502D">
        <w:rPr>
          <w:rFonts w:hint="eastAsia"/>
          <w:kern w:val="0"/>
        </w:rPr>
        <w:t>修改，使其采用贪心选择，这个选择将原问题变为一个相似的、但更小的问题。</w:t>
      </w:r>
    </w:p>
    <w:p w:rsidR="0064502D" w:rsidRDefault="0064502D" w:rsidP="0064502D">
      <w:pPr>
        <w:pStyle w:val="a3"/>
        <w:numPr>
          <w:ilvl w:val="1"/>
          <w:numId w:val="19"/>
        </w:numPr>
        <w:ind w:firstLineChars="0"/>
        <w:rPr>
          <w:kern w:val="0"/>
        </w:rPr>
      </w:pPr>
      <w:r w:rsidRPr="0064502D">
        <w:rPr>
          <w:rFonts w:hint="eastAsia"/>
          <w:kern w:val="0"/>
        </w:rPr>
        <w:t>子问题的最优解与所做的贪心选择合并后，的确可以得到原问题的一个最优解。</w:t>
      </w:r>
    </w:p>
    <w:p w:rsidR="0064502D" w:rsidRDefault="00EC7623" w:rsidP="0064502D">
      <w:pPr>
        <w:pStyle w:val="a3"/>
        <w:numPr>
          <w:ilvl w:val="0"/>
          <w:numId w:val="19"/>
        </w:numPr>
        <w:ind w:firstLineChars="0"/>
        <w:rPr>
          <w:kern w:val="0"/>
        </w:rPr>
      </w:pPr>
      <w:r>
        <w:rPr>
          <w:rFonts w:hint="eastAsia"/>
          <w:kern w:val="0"/>
        </w:rPr>
        <w:t>贪心算法所做的当前选择可能要依赖于已经做出的所有选择，但不依赖于有待于做出的选择或子问题的解。</w:t>
      </w:r>
    </w:p>
    <w:p w:rsidR="00EC7623" w:rsidRDefault="00EC7623" w:rsidP="0064502D">
      <w:pPr>
        <w:pStyle w:val="a3"/>
        <w:numPr>
          <w:ilvl w:val="0"/>
          <w:numId w:val="19"/>
        </w:numPr>
        <w:ind w:firstLineChars="0"/>
        <w:rPr>
          <w:kern w:val="0"/>
        </w:rPr>
      </w:pPr>
      <w:r>
        <w:rPr>
          <w:rFonts w:hint="eastAsia"/>
          <w:kern w:val="0"/>
        </w:rPr>
        <w:t>前缀编码：在所有的编码方案中，没有一个编码是另一个编码的前缀。</w:t>
      </w:r>
    </w:p>
    <w:p w:rsidR="006B3AF8" w:rsidRPr="004B6DEA" w:rsidRDefault="006B3AF8" w:rsidP="0064502D">
      <w:pPr>
        <w:pStyle w:val="a3"/>
        <w:numPr>
          <w:ilvl w:val="0"/>
          <w:numId w:val="19"/>
        </w:numPr>
        <w:ind w:firstLineChars="0"/>
        <w:rPr>
          <w:kern w:val="0"/>
        </w:rPr>
      </w:pPr>
      <w:r>
        <w:rPr>
          <w:rFonts w:hint="eastAsia"/>
          <w:kern w:val="0"/>
        </w:rPr>
        <w:t>一般地，就算证明不出来贪心算法能给出最优解，但是它一般都至少能给出次优解。所以贪心算法在实际的应用中是非常的普及的。</w:t>
      </w:r>
    </w:p>
    <w:p w:rsidR="0094345D" w:rsidRDefault="0094345D" w:rsidP="00577D96">
      <w:pPr>
        <w:rPr>
          <w:ins w:id="756" w:author="tcq" w:date="2011-06-17T23:29:00Z"/>
          <w:rFonts w:hint="eastAsia"/>
          <w:kern w:val="0"/>
        </w:rPr>
      </w:pPr>
    </w:p>
    <w:p w:rsidR="00EC1E60" w:rsidRDefault="00EC1E60" w:rsidP="00EC1E60">
      <w:pPr>
        <w:rPr>
          <w:ins w:id="757" w:author="tcq" w:date="2011-06-17T23:29:00Z"/>
          <w:rFonts w:ascii="Simsun" w:hAnsi="Simsun" w:cs="宋体" w:hint="eastAsia"/>
          <w:sz w:val="27"/>
          <w:szCs w:val="27"/>
        </w:rPr>
      </w:pPr>
    </w:p>
    <w:p w:rsidR="00EC1E60" w:rsidRPr="00532D98" w:rsidRDefault="00EC1E60" w:rsidP="00EC1E60">
      <w:pPr>
        <w:rPr>
          <w:ins w:id="758" w:author="tcq" w:date="2011-06-17T23:29:00Z"/>
          <w:rFonts w:hint="eastAsia"/>
        </w:rPr>
      </w:pPr>
      <w:ins w:id="759" w:author="tcq" w:date="2011-06-17T23:29: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760" w:author="tcq" w:date="2011-06-17T23:29:00Z"/>
        </w:trPr>
        <w:tc>
          <w:tcPr>
            <w:tcW w:w="11840" w:type="dxa"/>
          </w:tcPr>
          <w:p w:rsidR="00321DDD" w:rsidRPr="00321DDD" w:rsidRDefault="00321DDD" w:rsidP="00321DDD">
            <w:pPr>
              <w:rPr>
                <w:ins w:id="761" w:author="tcq" w:date="2011-06-17T23:35:00Z"/>
                <w:color w:val="00B0F0"/>
                <w:sz w:val="18"/>
                <w:szCs w:val="18"/>
              </w:rPr>
            </w:pPr>
            <w:ins w:id="762" w:author="tcq" w:date="2011-06-17T23:35:00Z">
              <w:r w:rsidRPr="00321DDD">
                <w:rPr>
                  <w:color w:val="00B0F0"/>
                  <w:sz w:val="18"/>
                  <w:szCs w:val="18"/>
                </w:rPr>
                <w:t>a:  0.357143</w:t>
              </w:r>
            </w:ins>
          </w:p>
          <w:p w:rsidR="00321DDD" w:rsidRPr="00321DDD" w:rsidRDefault="00321DDD" w:rsidP="00321DDD">
            <w:pPr>
              <w:rPr>
                <w:ins w:id="763" w:author="tcq" w:date="2011-06-17T23:35:00Z"/>
                <w:color w:val="00B0F0"/>
                <w:sz w:val="18"/>
                <w:szCs w:val="18"/>
              </w:rPr>
            </w:pPr>
            <w:ins w:id="764" w:author="tcq" w:date="2011-06-17T23:35:00Z">
              <w:r w:rsidRPr="00321DDD">
                <w:rPr>
                  <w:color w:val="00B0F0"/>
                  <w:sz w:val="18"/>
                  <w:szCs w:val="18"/>
                </w:rPr>
                <w:t>b:  0.214286</w:t>
              </w:r>
            </w:ins>
          </w:p>
          <w:p w:rsidR="00321DDD" w:rsidRPr="00321DDD" w:rsidRDefault="00321DDD" w:rsidP="00321DDD">
            <w:pPr>
              <w:rPr>
                <w:ins w:id="765" w:author="tcq" w:date="2011-06-17T23:35:00Z"/>
                <w:color w:val="00B0F0"/>
                <w:sz w:val="18"/>
                <w:szCs w:val="18"/>
              </w:rPr>
            </w:pPr>
            <w:ins w:id="766" w:author="tcq" w:date="2011-06-17T23:35:00Z">
              <w:r w:rsidRPr="00321DDD">
                <w:rPr>
                  <w:color w:val="00B0F0"/>
                  <w:sz w:val="18"/>
                  <w:szCs w:val="18"/>
                </w:rPr>
                <w:t>c:  0.0571429</w:t>
              </w:r>
            </w:ins>
          </w:p>
          <w:p w:rsidR="00321DDD" w:rsidRPr="00321DDD" w:rsidRDefault="00321DDD" w:rsidP="00321DDD">
            <w:pPr>
              <w:rPr>
                <w:ins w:id="767" w:author="tcq" w:date="2011-06-17T23:35:00Z"/>
                <w:color w:val="00B0F0"/>
                <w:sz w:val="18"/>
                <w:szCs w:val="18"/>
              </w:rPr>
            </w:pPr>
            <w:ins w:id="768" w:author="tcq" w:date="2011-06-17T23:35:00Z">
              <w:r w:rsidRPr="00321DDD">
                <w:rPr>
                  <w:color w:val="00B0F0"/>
                  <w:sz w:val="18"/>
                  <w:szCs w:val="18"/>
                </w:rPr>
                <w:t>d:  0.171429</w:t>
              </w:r>
            </w:ins>
          </w:p>
          <w:p w:rsidR="00321DDD" w:rsidRPr="00321DDD" w:rsidRDefault="00321DDD" w:rsidP="00321DDD">
            <w:pPr>
              <w:rPr>
                <w:ins w:id="769" w:author="tcq" w:date="2011-06-17T23:35:00Z"/>
                <w:color w:val="00B0F0"/>
                <w:sz w:val="18"/>
                <w:szCs w:val="18"/>
              </w:rPr>
            </w:pPr>
            <w:ins w:id="770" w:author="tcq" w:date="2011-06-17T23:35:00Z">
              <w:r w:rsidRPr="00321DDD">
                <w:rPr>
                  <w:color w:val="00B0F0"/>
                  <w:sz w:val="18"/>
                  <w:szCs w:val="18"/>
                </w:rPr>
                <w:t>e:  0.0428571</w:t>
              </w:r>
            </w:ins>
          </w:p>
          <w:p w:rsidR="00321DDD" w:rsidRPr="00321DDD" w:rsidRDefault="00321DDD" w:rsidP="00321DDD">
            <w:pPr>
              <w:rPr>
                <w:ins w:id="771" w:author="tcq" w:date="2011-06-17T23:35:00Z"/>
                <w:color w:val="00B0F0"/>
                <w:sz w:val="18"/>
                <w:szCs w:val="18"/>
              </w:rPr>
            </w:pPr>
            <w:ins w:id="772" w:author="tcq" w:date="2011-06-17T23:35:00Z">
              <w:r w:rsidRPr="00321DDD">
                <w:rPr>
                  <w:color w:val="00B0F0"/>
                  <w:sz w:val="18"/>
                  <w:szCs w:val="18"/>
                </w:rPr>
                <w:t>f:  0.0571429</w:t>
              </w:r>
            </w:ins>
          </w:p>
          <w:p w:rsidR="00321DDD" w:rsidRPr="00321DDD" w:rsidRDefault="00321DDD" w:rsidP="00321DDD">
            <w:pPr>
              <w:rPr>
                <w:ins w:id="773" w:author="tcq" w:date="2011-06-17T23:35:00Z"/>
                <w:color w:val="00B0F0"/>
                <w:sz w:val="18"/>
                <w:szCs w:val="18"/>
              </w:rPr>
            </w:pPr>
            <w:ins w:id="774" w:author="tcq" w:date="2011-06-17T23:35:00Z">
              <w:r w:rsidRPr="00321DDD">
                <w:rPr>
                  <w:color w:val="00B0F0"/>
                  <w:sz w:val="18"/>
                  <w:szCs w:val="18"/>
                </w:rPr>
                <w:t>s:  0.0714286</w:t>
              </w:r>
            </w:ins>
          </w:p>
          <w:p w:rsidR="00321DDD" w:rsidRPr="00321DDD" w:rsidRDefault="00321DDD" w:rsidP="00321DDD">
            <w:pPr>
              <w:rPr>
                <w:ins w:id="775" w:author="tcq" w:date="2011-06-17T23:35:00Z"/>
                <w:color w:val="00B0F0"/>
                <w:sz w:val="18"/>
                <w:szCs w:val="18"/>
              </w:rPr>
            </w:pPr>
            <w:ins w:id="776" w:author="tcq" w:date="2011-06-17T23:35:00Z">
              <w:r w:rsidRPr="00321DDD">
                <w:rPr>
                  <w:color w:val="00B0F0"/>
                  <w:sz w:val="18"/>
                  <w:szCs w:val="18"/>
                </w:rPr>
                <w:t>w:  0.0285714</w:t>
              </w:r>
            </w:ins>
          </w:p>
          <w:p w:rsidR="00321DDD" w:rsidRPr="00321DDD" w:rsidRDefault="00321DDD" w:rsidP="00321DDD">
            <w:pPr>
              <w:rPr>
                <w:ins w:id="777" w:author="tcq" w:date="2011-06-17T23:35:00Z"/>
                <w:color w:val="00B0F0"/>
                <w:sz w:val="18"/>
                <w:szCs w:val="18"/>
              </w:rPr>
            </w:pPr>
            <w:ins w:id="778" w:author="tcq" w:date="2011-06-17T23:35:00Z">
              <w:r w:rsidRPr="00321DDD">
                <w:rPr>
                  <w:color w:val="00B0F0"/>
                  <w:sz w:val="18"/>
                  <w:szCs w:val="18"/>
                </w:rPr>
                <w:t>d ===&gt; 00</w:t>
              </w:r>
            </w:ins>
          </w:p>
          <w:p w:rsidR="00321DDD" w:rsidRPr="00321DDD" w:rsidRDefault="00321DDD" w:rsidP="00321DDD">
            <w:pPr>
              <w:rPr>
                <w:ins w:id="779" w:author="tcq" w:date="2011-06-17T23:35:00Z"/>
                <w:color w:val="00B0F0"/>
                <w:sz w:val="18"/>
                <w:szCs w:val="18"/>
              </w:rPr>
            </w:pPr>
            <w:ins w:id="780" w:author="tcq" w:date="2011-06-17T23:35:00Z">
              <w:r w:rsidRPr="00321DDD">
                <w:rPr>
                  <w:color w:val="00B0F0"/>
                  <w:sz w:val="18"/>
                  <w:szCs w:val="18"/>
                </w:rPr>
                <w:t>b ===&gt; 01</w:t>
              </w:r>
            </w:ins>
          </w:p>
          <w:p w:rsidR="00321DDD" w:rsidRPr="00321DDD" w:rsidRDefault="00321DDD" w:rsidP="00321DDD">
            <w:pPr>
              <w:rPr>
                <w:ins w:id="781" w:author="tcq" w:date="2011-06-17T23:35:00Z"/>
                <w:color w:val="00B0F0"/>
                <w:sz w:val="18"/>
                <w:szCs w:val="18"/>
              </w:rPr>
            </w:pPr>
            <w:ins w:id="782" w:author="tcq" w:date="2011-06-17T23:35:00Z">
              <w:r w:rsidRPr="00321DDD">
                <w:rPr>
                  <w:color w:val="00B0F0"/>
                  <w:sz w:val="18"/>
                  <w:szCs w:val="18"/>
                </w:rPr>
                <w:t>c ===&gt; 1000</w:t>
              </w:r>
            </w:ins>
          </w:p>
          <w:p w:rsidR="00321DDD" w:rsidRPr="00321DDD" w:rsidRDefault="00321DDD" w:rsidP="00321DDD">
            <w:pPr>
              <w:rPr>
                <w:ins w:id="783" w:author="tcq" w:date="2011-06-17T23:35:00Z"/>
                <w:color w:val="00B0F0"/>
                <w:sz w:val="18"/>
                <w:szCs w:val="18"/>
              </w:rPr>
            </w:pPr>
            <w:ins w:id="784" w:author="tcq" w:date="2011-06-17T23:35:00Z">
              <w:r w:rsidRPr="00321DDD">
                <w:rPr>
                  <w:color w:val="00B0F0"/>
                  <w:sz w:val="18"/>
                  <w:szCs w:val="18"/>
                </w:rPr>
                <w:t>f ===&gt; 1001</w:t>
              </w:r>
            </w:ins>
          </w:p>
          <w:p w:rsidR="00321DDD" w:rsidRPr="00321DDD" w:rsidRDefault="00321DDD" w:rsidP="00321DDD">
            <w:pPr>
              <w:rPr>
                <w:ins w:id="785" w:author="tcq" w:date="2011-06-17T23:35:00Z"/>
                <w:color w:val="00B0F0"/>
                <w:sz w:val="18"/>
                <w:szCs w:val="18"/>
              </w:rPr>
            </w:pPr>
            <w:ins w:id="786" w:author="tcq" w:date="2011-06-17T23:35:00Z">
              <w:r w:rsidRPr="00321DDD">
                <w:rPr>
                  <w:color w:val="00B0F0"/>
                  <w:sz w:val="18"/>
                  <w:szCs w:val="18"/>
                </w:rPr>
                <w:t>s ===&gt; 1010</w:t>
              </w:r>
            </w:ins>
          </w:p>
          <w:p w:rsidR="00321DDD" w:rsidRPr="00321DDD" w:rsidRDefault="00321DDD" w:rsidP="00321DDD">
            <w:pPr>
              <w:rPr>
                <w:ins w:id="787" w:author="tcq" w:date="2011-06-17T23:35:00Z"/>
                <w:color w:val="00B0F0"/>
                <w:sz w:val="18"/>
                <w:szCs w:val="18"/>
              </w:rPr>
            </w:pPr>
            <w:ins w:id="788" w:author="tcq" w:date="2011-06-17T23:35:00Z">
              <w:r w:rsidRPr="00321DDD">
                <w:rPr>
                  <w:color w:val="00B0F0"/>
                  <w:sz w:val="18"/>
                  <w:szCs w:val="18"/>
                </w:rPr>
                <w:t>w ===&gt; 10110</w:t>
              </w:r>
            </w:ins>
          </w:p>
          <w:p w:rsidR="00321DDD" w:rsidRPr="00321DDD" w:rsidRDefault="00321DDD" w:rsidP="00321DDD">
            <w:pPr>
              <w:rPr>
                <w:ins w:id="789" w:author="tcq" w:date="2011-06-17T23:35:00Z"/>
                <w:color w:val="00B0F0"/>
                <w:sz w:val="18"/>
                <w:szCs w:val="18"/>
              </w:rPr>
            </w:pPr>
            <w:ins w:id="790" w:author="tcq" w:date="2011-06-17T23:35:00Z">
              <w:r w:rsidRPr="00321DDD">
                <w:rPr>
                  <w:color w:val="00B0F0"/>
                  <w:sz w:val="18"/>
                  <w:szCs w:val="18"/>
                </w:rPr>
                <w:t>e ===&gt; 10111</w:t>
              </w:r>
            </w:ins>
          </w:p>
          <w:p w:rsidR="00321DDD" w:rsidRPr="00321DDD" w:rsidRDefault="00321DDD" w:rsidP="00321DDD">
            <w:pPr>
              <w:rPr>
                <w:ins w:id="791" w:author="tcq" w:date="2011-06-17T23:35:00Z"/>
                <w:color w:val="00B0F0"/>
                <w:sz w:val="18"/>
                <w:szCs w:val="18"/>
              </w:rPr>
            </w:pPr>
            <w:ins w:id="792" w:author="tcq" w:date="2011-06-17T23:35:00Z">
              <w:r w:rsidRPr="00321DDD">
                <w:rPr>
                  <w:color w:val="00B0F0"/>
                  <w:sz w:val="18"/>
                  <w:szCs w:val="18"/>
                </w:rPr>
                <w:t>a ===&gt; 11</w:t>
              </w:r>
            </w:ins>
          </w:p>
          <w:p w:rsidR="00321DDD" w:rsidRPr="00321DDD" w:rsidRDefault="00321DDD" w:rsidP="00321DDD">
            <w:pPr>
              <w:rPr>
                <w:ins w:id="793" w:author="tcq" w:date="2011-06-17T23:35:00Z"/>
                <w:color w:val="00B0F0"/>
                <w:sz w:val="18"/>
                <w:szCs w:val="18"/>
              </w:rPr>
            </w:pPr>
          </w:p>
          <w:p w:rsidR="00EC1E60" w:rsidRPr="000C5D60" w:rsidRDefault="00321DDD" w:rsidP="00321DDD">
            <w:pPr>
              <w:rPr>
                <w:ins w:id="794" w:author="tcq" w:date="2011-06-17T23:29:00Z"/>
                <w:color w:val="00B0F0"/>
                <w:sz w:val="18"/>
                <w:szCs w:val="18"/>
              </w:rPr>
            </w:pPr>
            <w:ins w:id="795" w:author="tcq" w:date="2011-06-17T23:35:00Z">
              <w:r w:rsidRPr="00321DDD">
                <w:rPr>
                  <w:rFonts w:hint="eastAsia"/>
                  <w:color w:val="00B0F0"/>
                  <w:sz w:val="18"/>
                  <w:szCs w:val="18"/>
                </w:rPr>
                <w:t>请按任意键继续</w:t>
              </w:r>
              <w:r w:rsidRPr="00321DDD">
                <w:rPr>
                  <w:rFonts w:hint="eastAsia"/>
                  <w:color w:val="00B0F0"/>
                  <w:sz w:val="18"/>
                  <w:szCs w:val="18"/>
                </w:rPr>
                <w:t>. . .</w:t>
              </w:r>
            </w:ins>
          </w:p>
        </w:tc>
      </w:tr>
    </w:tbl>
    <w:p w:rsidR="00EC1E60" w:rsidRPr="00532D98" w:rsidRDefault="00EC1E60" w:rsidP="00EC1E60">
      <w:pPr>
        <w:rPr>
          <w:ins w:id="796" w:author="tcq" w:date="2011-06-17T23:29:00Z"/>
        </w:rPr>
      </w:pPr>
    </w:p>
    <w:p w:rsidR="00EC1E60" w:rsidRPr="00EC1E60" w:rsidRDefault="00EC1E60" w:rsidP="00577D96">
      <w:pPr>
        <w:rPr>
          <w:kern w:val="0"/>
          <w:rPrChange w:id="797" w:author="tcq" w:date="2011-06-17T23:29:00Z">
            <w:rPr>
              <w:kern w:val="0"/>
            </w:rPr>
          </w:rPrChange>
        </w:rPr>
      </w:pPr>
    </w:p>
    <w:p w:rsidR="00D6261C" w:rsidRDefault="00D6261C" w:rsidP="00D6261C">
      <w:pPr>
        <w:pStyle w:val="3"/>
      </w:pPr>
      <w:r>
        <w:rPr>
          <w:rFonts w:hint="eastAsia"/>
        </w:rPr>
        <w:t>第17章：平摊分析</w:t>
      </w:r>
    </w:p>
    <w:p w:rsidR="0031418C" w:rsidRDefault="0031418C" w:rsidP="0000795B">
      <w:pPr>
        <w:pStyle w:val="a3"/>
        <w:numPr>
          <w:ilvl w:val="0"/>
          <w:numId w:val="20"/>
        </w:numPr>
        <w:ind w:firstLineChars="0"/>
        <w:rPr>
          <w:kern w:val="0"/>
        </w:rPr>
      </w:pPr>
      <w:r>
        <w:rPr>
          <w:rFonts w:hint="eastAsia"/>
          <w:kern w:val="0"/>
        </w:rPr>
        <w:t>平摊代价：</w:t>
      </w:r>
      <w:r w:rsidRPr="0031418C">
        <w:rPr>
          <w:rFonts w:hint="eastAsia"/>
          <w:kern w:val="0"/>
          <w:u w:val="single"/>
        </w:rPr>
        <w:t>N</w:t>
      </w:r>
      <w:proofErr w:type="gramStart"/>
      <w:r w:rsidRPr="0031418C">
        <w:rPr>
          <w:rFonts w:hint="eastAsia"/>
          <w:kern w:val="0"/>
          <w:u w:val="single"/>
        </w:rPr>
        <w:t>个</w:t>
      </w:r>
      <w:proofErr w:type="gramEnd"/>
      <w:r w:rsidRPr="0031418C">
        <w:rPr>
          <w:rFonts w:hint="eastAsia"/>
          <w:kern w:val="0"/>
          <w:u w:val="single"/>
        </w:rPr>
        <w:t>操作的总平摊代价即为这</w:t>
      </w:r>
      <w:r w:rsidRPr="0031418C">
        <w:rPr>
          <w:rFonts w:hint="eastAsia"/>
          <w:kern w:val="0"/>
          <w:u w:val="single"/>
        </w:rPr>
        <w:t>N</w:t>
      </w:r>
      <w:proofErr w:type="gramStart"/>
      <w:r w:rsidRPr="0031418C">
        <w:rPr>
          <w:rFonts w:hint="eastAsia"/>
          <w:kern w:val="0"/>
          <w:u w:val="single"/>
        </w:rPr>
        <w:t>个</w:t>
      </w:r>
      <w:proofErr w:type="gramEnd"/>
      <w:r w:rsidRPr="0031418C">
        <w:rPr>
          <w:rFonts w:hint="eastAsia"/>
          <w:kern w:val="0"/>
          <w:u w:val="single"/>
        </w:rPr>
        <w:t>操作的</w:t>
      </w:r>
      <w:proofErr w:type="gramStart"/>
      <w:r w:rsidRPr="0031418C">
        <w:rPr>
          <w:rFonts w:hint="eastAsia"/>
          <w:kern w:val="0"/>
          <w:u w:val="single"/>
        </w:rPr>
        <w:t>总实际</w:t>
      </w:r>
      <w:proofErr w:type="gramEnd"/>
      <w:r w:rsidRPr="0031418C">
        <w:rPr>
          <w:rFonts w:hint="eastAsia"/>
          <w:kern w:val="0"/>
          <w:u w:val="single"/>
        </w:rPr>
        <w:t>代价的</w:t>
      </w:r>
      <w:r w:rsidRPr="0031418C">
        <w:rPr>
          <w:rFonts w:hint="eastAsia"/>
          <w:color w:val="FF0000"/>
          <w:kern w:val="0"/>
          <w:u w:val="single"/>
        </w:rPr>
        <w:t>上界</w:t>
      </w:r>
      <w:r>
        <w:rPr>
          <w:rFonts w:hint="eastAsia"/>
          <w:kern w:val="0"/>
        </w:rPr>
        <w:t>。</w:t>
      </w:r>
    </w:p>
    <w:p w:rsidR="00D6261C" w:rsidRDefault="0000795B" w:rsidP="0000795B">
      <w:pPr>
        <w:pStyle w:val="a3"/>
        <w:numPr>
          <w:ilvl w:val="0"/>
          <w:numId w:val="20"/>
        </w:numPr>
        <w:ind w:firstLineChars="0"/>
        <w:rPr>
          <w:kern w:val="0"/>
        </w:rPr>
      </w:pPr>
      <w:r>
        <w:rPr>
          <w:rFonts w:hint="eastAsia"/>
          <w:kern w:val="0"/>
        </w:rPr>
        <w:t>在平摊分析中，执行一系列数据结构操作所需要的时间是通过对执行所有操作所花费的时间</w:t>
      </w:r>
      <w:proofErr w:type="gramStart"/>
      <w:r>
        <w:rPr>
          <w:rFonts w:hint="eastAsia"/>
          <w:kern w:val="0"/>
        </w:rPr>
        <w:t>求平均</w:t>
      </w:r>
      <w:proofErr w:type="gramEnd"/>
      <w:r>
        <w:rPr>
          <w:rFonts w:hint="eastAsia"/>
          <w:kern w:val="0"/>
        </w:rPr>
        <w:t>而得到的。</w:t>
      </w:r>
      <w:r>
        <w:rPr>
          <w:kern w:val="0"/>
        </w:rPr>
        <w:br/>
      </w:r>
      <w:r>
        <w:rPr>
          <w:rFonts w:hint="eastAsia"/>
          <w:kern w:val="0"/>
        </w:rPr>
        <w:t>平摊分析与平均情况分析的不同之处在于它不牵涉到概率；平摊分析保证在最坏情况下，每个操作具有平均性能。</w:t>
      </w:r>
    </w:p>
    <w:p w:rsidR="0000795B" w:rsidRDefault="0000795B" w:rsidP="0000795B">
      <w:pPr>
        <w:pStyle w:val="a3"/>
        <w:numPr>
          <w:ilvl w:val="0"/>
          <w:numId w:val="20"/>
        </w:numPr>
        <w:ind w:firstLineChars="0"/>
        <w:rPr>
          <w:kern w:val="0"/>
        </w:rPr>
      </w:pPr>
      <w:r>
        <w:rPr>
          <w:rFonts w:hint="eastAsia"/>
          <w:kern w:val="0"/>
        </w:rPr>
        <w:t>平摊分析表明：并不能总以最坏情况来衡量算法，因为最坏的情况并不总会发生，而且在绝大多数应用中最坏情况出现的次数一定是</w:t>
      </w:r>
      <w:proofErr w:type="gramStart"/>
      <w:r>
        <w:rPr>
          <w:rFonts w:hint="eastAsia"/>
          <w:kern w:val="0"/>
        </w:rPr>
        <w:t>很少很少</w:t>
      </w:r>
      <w:proofErr w:type="gramEnd"/>
      <w:r>
        <w:rPr>
          <w:rFonts w:hint="eastAsia"/>
          <w:kern w:val="0"/>
        </w:rPr>
        <w:t>的。</w:t>
      </w:r>
      <w:r>
        <w:rPr>
          <w:kern w:val="0"/>
        </w:rPr>
        <w:br/>
      </w:r>
      <w:r>
        <w:rPr>
          <w:rFonts w:hint="eastAsia"/>
          <w:kern w:val="0"/>
        </w:rPr>
        <w:t>最明显的例子就是</w:t>
      </w:r>
      <w:r>
        <w:rPr>
          <w:rFonts w:hint="eastAsia"/>
          <w:kern w:val="0"/>
        </w:rPr>
        <w:t>C++ STL</w:t>
      </w:r>
      <w:r>
        <w:rPr>
          <w:rFonts w:hint="eastAsia"/>
          <w:kern w:val="0"/>
        </w:rPr>
        <w:t>中</w:t>
      </w:r>
      <w:r>
        <w:rPr>
          <w:rFonts w:hint="eastAsia"/>
          <w:kern w:val="0"/>
        </w:rPr>
        <w:t>vector.push_back</w:t>
      </w:r>
      <w:r>
        <w:rPr>
          <w:rFonts w:hint="eastAsia"/>
          <w:kern w:val="0"/>
        </w:rPr>
        <w:t>操作。</w:t>
      </w:r>
    </w:p>
    <w:p w:rsidR="0000795B" w:rsidRDefault="0000795B" w:rsidP="0000795B">
      <w:pPr>
        <w:pStyle w:val="a3"/>
        <w:numPr>
          <w:ilvl w:val="0"/>
          <w:numId w:val="20"/>
        </w:numPr>
        <w:ind w:firstLineChars="0"/>
        <w:rPr>
          <w:kern w:val="0"/>
        </w:rPr>
      </w:pPr>
      <w:r>
        <w:rPr>
          <w:rFonts w:hint="eastAsia"/>
          <w:kern w:val="0"/>
        </w:rPr>
        <w:t>通过平摊分析，可以获得对某种特定数据结构的认识，这种认识有助于优化设计。</w:t>
      </w:r>
    </w:p>
    <w:p w:rsidR="0000795B" w:rsidRDefault="0000795B" w:rsidP="0000795B">
      <w:pPr>
        <w:pStyle w:val="a3"/>
        <w:numPr>
          <w:ilvl w:val="0"/>
          <w:numId w:val="20"/>
        </w:numPr>
        <w:ind w:firstLineChars="0"/>
        <w:rPr>
          <w:kern w:val="0"/>
        </w:rPr>
      </w:pPr>
      <w:r>
        <w:rPr>
          <w:rFonts w:hint="eastAsia"/>
          <w:kern w:val="0"/>
        </w:rPr>
        <w:t>三种方法进行平摊分析：</w:t>
      </w:r>
    </w:p>
    <w:p w:rsidR="0000795B" w:rsidRDefault="0000795B" w:rsidP="0000795B">
      <w:pPr>
        <w:pStyle w:val="a3"/>
        <w:numPr>
          <w:ilvl w:val="1"/>
          <w:numId w:val="20"/>
        </w:numPr>
        <w:ind w:firstLineChars="0"/>
        <w:rPr>
          <w:kern w:val="0"/>
        </w:rPr>
      </w:pPr>
      <w:r>
        <w:rPr>
          <w:rFonts w:hint="eastAsia"/>
          <w:kern w:val="0"/>
        </w:rPr>
        <w:t>聚集分析：就是指分析一系列操作的总时间</w:t>
      </w:r>
    </w:p>
    <w:p w:rsidR="0000795B" w:rsidRDefault="0000795B" w:rsidP="0000795B">
      <w:pPr>
        <w:pStyle w:val="a3"/>
        <w:numPr>
          <w:ilvl w:val="1"/>
          <w:numId w:val="20"/>
        </w:numPr>
        <w:ind w:firstLineChars="0"/>
        <w:rPr>
          <w:kern w:val="0"/>
        </w:rPr>
      </w:pPr>
      <w:r>
        <w:rPr>
          <w:rFonts w:hint="eastAsia"/>
          <w:kern w:val="0"/>
        </w:rPr>
        <w:t>记账法：对每次操作的对象进行预先记账</w:t>
      </w:r>
    </w:p>
    <w:p w:rsidR="0000795B" w:rsidRDefault="0000795B" w:rsidP="0000795B">
      <w:pPr>
        <w:pStyle w:val="a3"/>
        <w:numPr>
          <w:ilvl w:val="1"/>
          <w:numId w:val="20"/>
        </w:numPr>
        <w:ind w:firstLineChars="0"/>
        <w:rPr>
          <w:kern w:val="0"/>
        </w:rPr>
      </w:pPr>
      <w:r>
        <w:rPr>
          <w:rFonts w:hint="eastAsia"/>
          <w:kern w:val="0"/>
        </w:rPr>
        <w:t>势能方法：与记账法类似，但是将每次预留的势能视为是整个数据结构共享的</w:t>
      </w:r>
    </w:p>
    <w:p w:rsidR="0000795B" w:rsidRDefault="0000795B" w:rsidP="0000795B">
      <w:pPr>
        <w:pStyle w:val="a3"/>
        <w:numPr>
          <w:ilvl w:val="0"/>
          <w:numId w:val="20"/>
        </w:numPr>
        <w:ind w:firstLineChars="0"/>
        <w:rPr>
          <w:kern w:val="0"/>
        </w:rPr>
      </w:pPr>
      <w:r>
        <w:rPr>
          <w:rFonts w:hint="eastAsia"/>
          <w:kern w:val="0"/>
        </w:rPr>
        <w:t>聚集分析：由</w:t>
      </w:r>
      <w:r>
        <w:rPr>
          <w:rFonts w:hint="eastAsia"/>
          <w:kern w:val="0"/>
        </w:rPr>
        <w:t>N</w:t>
      </w:r>
      <w:proofErr w:type="gramStart"/>
      <w:r>
        <w:rPr>
          <w:rFonts w:hint="eastAsia"/>
          <w:kern w:val="0"/>
        </w:rPr>
        <w:t>个</w:t>
      </w:r>
      <w:proofErr w:type="gramEnd"/>
      <w:r>
        <w:rPr>
          <w:rFonts w:hint="eastAsia"/>
          <w:kern w:val="0"/>
        </w:rPr>
        <w:t>操作所构成的序列的总时间在最坏的情况下为</w:t>
      </w:r>
      <w:r>
        <w:rPr>
          <w:rFonts w:hint="eastAsia"/>
          <w:kern w:val="0"/>
        </w:rPr>
        <w:t>T(n)</w:t>
      </w:r>
      <w:r>
        <w:rPr>
          <w:rFonts w:hint="eastAsia"/>
          <w:kern w:val="0"/>
        </w:rPr>
        <w:t>，则每个操作的平均代价（平摊代价）为</w:t>
      </w:r>
      <w:r>
        <w:rPr>
          <w:rFonts w:hint="eastAsia"/>
          <w:kern w:val="0"/>
        </w:rPr>
        <w:t>T(n)/n</w:t>
      </w:r>
      <w:r>
        <w:rPr>
          <w:rFonts w:hint="eastAsia"/>
          <w:kern w:val="0"/>
        </w:rPr>
        <w:t>。</w:t>
      </w:r>
      <w:r>
        <w:rPr>
          <w:kern w:val="0"/>
        </w:rPr>
        <w:br/>
      </w:r>
      <w:r>
        <w:rPr>
          <w:rFonts w:hint="eastAsia"/>
          <w:kern w:val="0"/>
        </w:rPr>
        <w:t>以前的时间复杂</w:t>
      </w:r>
      <w:proofErr w:type="gramStart"/>
      <w:r>
        <w:rPr>
          <w:rFonts w:hint="eastAsia"/>
          <w:kern w:val="0"/>
        </w:rPr>
        <w:t>度分析</w:t>
      </w:r>
      <w:proofErr w:type="gramEnd"/>
      <w:r>
        <w:rPr>
          <w:rFonts w:hint="eastAsia"/>
          <w:kern w:val="0"/>
        </w:rPr>
        <w:t>都是以单次操作为对象的分析它的最坏时间复杂度，而聚集分析所分析的是</w:t>
      </w:r>
      <w:r>
        <w:rPr>
          <w:rFonts w:hint="eastAsia"/>
          <w:kern w:val="0"/>
        </w:rPr>
        <w:t>N</w:t>
      </w:r>
      <w:proofErr w:type="gramStart"/>
      <w:r>
        <w:rPr>
          <w:rFonts w:hint="eastAsia"/>
          <w:kern w:val="0"/>
        </w:rPr>
        <w:t>次操作</w:t>
      </w:r>
      <w:proofErr w:type="gramEnd"/>
      <w:r>
        <w:rPr>
          <w:rFonts w:hint="eastAsia"/>
          <w:kern w:val="0"/>
        </w:rPr>
        <w:t>的总时间的最坏情况。应注意其与平均情况分析的不同之处！</w:t>
      </w:r>
      <w:r>
        <w:rPr>
          <w:kern w:val="0"/>
        </w:rPr>
        <w:br/>
      </w:r>
      <w:r>
        <w:rPr>
          <w:rFonts w:hint="eastAsia"/>
          <w:kern w:val="0"/>
        </w:rPr>
        <w:t>聚集分析：由</w:t>
      </w:r>
      <w:r w:rsidR="00A60122">
        <w:rPr>
          <w:rFonts w:hint="eastAsia"/>
          <w:kern w:val="0"/>
        </w:rPr>
        <w:t>序列的</w:t>
      </w:r>
      <w:r>
        <w:rPr>
          <w:rFonts w:hint="eastAsia"/>
          <w:kern w:val="0"/>
        </w:rPr>
        <w:t>总</w:t>
      </w:r>
      <w:r w:rsidR="00A60122">
        <w:rPr>
          <w:rFonts w:hint="eastAsia"/>
          <w:kern w:val="0"/>
        </w:rPr>
        <w:t>最坏</w:t>
      </w:r>
      <w:r>
        <w:rPr>
          <w:rFonts w:hint="eastAsia"/>
          <w:kern w:val="0"/>
        </w:rPr>
        <w:t>时间</w:t>
      </w:r>
      <w:r w:rsidRPr="0000795B">
        <w:rPr>
          <w:kern w:val="0"/>
        </w:rPr>
        <w:sym w:font="Wingdings" w:char="F0E8"/>
      </w:r>
      <w:r>
        <w:rPr>
          <w:rFonts w:hint="eastAsia"/>
          <w:kern w:val="0"/>
        </w:rPr>
        <w:t>单次的平摊时间</w:t>
      </w:r>
    </w:p>
    <w:p w:rsidR="0000795B" w:rsidRDefault="00A60122" w:rsidP="0000795B">
      <w:pPr>
        <w:pStyle w:val="a3"/>
        <w:numPr>
          <w:ilvl w:val="0"/>
          <w:numId w:val="20"/>
        </w:numPr>
        <w:ind w:firstLineChars="0"/>
        <w:rPr>
          <w:kern w:val="0"/>
        </w:rPr>
      </w:pPr>
      <w:r>
        <w:rPr>
          <w:rFonts w:hint="eastAsia"/>
          <w:kern w:val="0"/>
        </w:rPr>
        <w:t>记账法：</w:t>
      </w:r>
      <w:r w:rsidR="00CA7A3E">
        <w:rPr>
          <w:rFonts w:hint="eastAsia"/>
          <w:kern w:val="0"/>
        </w:rPr>
        <w:t>对序列操作中的每一个操作收取一定的费用，当所收取的费用比它实际应支付的费用多时就把多余的部分当作存款存起来，</w:t>
      </w:r>
      <w:r w:rsidR="00CA7A3E" w:rsidRPr="00CA7A3E">
        <w:rPr>
          <w:rFonts w:hint="eastAsia"/>
          <w:kern w:val="0"/>
        </w:rPr>
        <w:t>一个操作的平摊代价可以看作两部分：实际代价和存款（或被储蓄或被用完）</w:t>
      </w:r>
      <w:r w:rsidR="00CA7A3E">
        <w:rPr>
          <w:rFonts w:hint="eastAsia"/>
          <w:kern w:val="0"/>
        </w:rPr>
        <w:t>。</w:t>
      </w:r>
    </w:p>
    <w:p w:rsidR="009D6368" w:rsidRDefault="009D6368" w:rsidP="00CA7A3E">
      <w:pPr>
        <w:pStyle w:val="a3"/>
        <w:numPr>
          <w:ilvl w:val="1"/>
          <w:numId w:val="20"/>
        </w:numPr>
        <w:ind w:firstLineChars="0"/>
        <w:rPr>
          <w:kern w:val="0"/>
        </w:rPr>
      </w:pPr>
      <w:r>
        <w:rPr>
          <w:rFonts w:hint="eastAsia"/>
          <w:kern w:val="0"/>
        </w:rPr>
        <w:t>存款可以用来在以后补偿那些其平摊代价低于其实际代价的操作。</w:t>
      </w:r>
    </w:p>
    <w:p w:rsidR="00CA7A3E" w:rsidRDefault="00CA7A3E" w:rsidP="00CA7A3E">
      <w:pPr>
        <w:pStyle w:val="a3"/>
        <w:numPr>
          <w:ilvl w:val="1"/>
          <w:numId w:val="20"/>
        </w:numPr>
        <w:ind w:firstLineChars="0"/>
        <w:rPr>
          <w:kern w:val="0"/>
        </w:rPr>
      </w:pPr>
      <w:r>
        <w:rPr>
          <w:rFonts w:hint="eastAsia"/>
          <w:kern w:val="0"/>
        </w:rPr>
        <w:t>如果希望通过对平摊代价的分析来说明每次操作的最坏情况平均代价较小，则操作序列的总平摊代价就必须是该序列的总的实际代价的一个上界。</w:t>
      </w:r>
      <w:r w:rsidR="009D6368">
        <w:rPr>
          <w:rFonts w:hint="eastAsia"/>
          <w:kern w:val="0"/>
        </w:rPr>
        <w:t>因为平摊代价是最坏时的平均代价，</w:t>
      </w:r>
      <w:r>
        <w:rPr>
          <w:rFonts w:hint="eastAsia"/>
          <w:kern w:val="0"/>
        </w:rPr>
        <w:t>这意味着：</w:t>
      </w:r>
      <w:r w:rsidR="00AE2242">
        <w:rPr>
          <w:rFonts w:hint="eastAsia"/>
          <w:color w:val="FF0000"/>
          <w:kern w:val="0"/>
        </w:rPr>
        <w:t>只能</w:t>
      </w:r>
      <w:r w:rsidRPr="00CA7A3E">
        <w:rPr>
          <w:rFonts w:hint="eastAsia"/>
          <w:color w:val="FF0000"/>
          <w:kern w:val="0"/>
        </w:rPr>
        <w:t>有存款而不能有欠账</w:t>
      </w:r>
      <w:r>
        <w:rPr>
          <w:rFonts w:hint="eastAsia"/>
          <w:kern w:val="0"/>
        </w:rPr>
        <w:t>！</w:t>
      </w:r>
    </w:p>
    <w:p w:rsidR="009D6368" w:rsidRDefault="009D6368" w:rsidP="00CA7A3E">
      <w:pPr>
        <w:pStyle w:val="a3"/>
        <w:numPr>
          <w:ilvl w:val="1"/>
          <w:numId w:val="20"/>
        </w:numPr>
        <w:ind w:firstLineChars="0"/>
        <w:rPr>
          <w:kern w:val="0"/>
        </w:rPr>
      </w:pPr>
      <w:r>
        <w:rPr>
          <w:rFonts w:hint="eastAsia"/>
          <w:kern w:val="0"/>
        </w:rPr>
        <w:t>明白这个存款不</w:t>
      </w:r>
      <w:proofErr w:type="gramStart"/>
      <w:r>
        <w:rPr>
          <w:rFonts w:hint="eastAsia"/>
          <w:kern w:val="0"/>
        </w:rPr>
        <w:t>能为负很重要</w:t>
      </w:r>
      <w:proofErr w:type="gramEnd"/>
      <w:r>
        <w:rPr>
          <w:rFonts w:hint="eastAsia"/>
          <w:kern w:val="0"/>
        </w:rPr>
        <w:t>，因为这种分析方法是不允许欠账的，否则就不能满足平摊代价是</w:t>
      </w:r>
      <w:proofErr w:type="gramStart"/>
      <w:r>
        <w:rPr>
          <w:rFonts w:hint="eastAsia"/>
          <w:kern w:val="0"/>
        </w:rPr>
        <w:t>操作总</w:t>
      </w:r>
      <w:proofErr w:type="gramEnd"/>
      <w:r>
        <w:rPr>
          <w:rFonts w:hint="eastAsia"/>
          <w:kern w:val="0"/>
        </w:rPr>
        <w:t>时间的最坏情况的平均这个定义。</w:t>
      </w:r>
    </w:p>
    <w:p w:rsidR="00815C94" w:rsidRDefault="00815C94" w:rsidP="00CA7A3E">
      <w:pPr>
        <w:pStyle w:val="a3"/>
        <w:numPr>
          <w:ilvl w:val="1"/>
          <w:numId w:val="20"/>
        </w:numPr>
        <w:ind w:firstLineChars="0"/>
        <w:rPr>
          <w:kern w:val="0"/>
        </w:rPr>
      </w:pPr>
      <w:r>
        <w:rPr>
          <w:kern w:val="0"/>
        </w:rPr>
        <w:t>E</w:t>
      </w:r>
      <w:r>
        <w:rPr>
          <w:rFonts w:hint="eastAsia"/>
          <w:kern w:val="0"/>
        </w:rPr>
        <w:t xml:space="preserve">g: </w:t>
      </w:r>
      <w:r>
        <w:rPr>
          <w:rFonts w:hint="eastAsia"/>
          <w:kern w:val="0"/>
        </w:rPr>
        <w:t>对于</w:t>
      </w:r>
      <w:proofErr w:type="gramStart"/>
      <w:r>
        <w:rPr>
          <w:rFonts w:hint="eastAsia"/>
          <w:kern w:val="0"/>
        </w:rPr>
        <w:t>栈</w:t>
      </w:r>
      <w:proofErr w:type="gramEnd"/>
      <w:r>
        <w:rPr>
          <w:rFonts w:hint="eastAsia"/>
          <w:kern w:val="0"/>
        </w:rPr>
        <w:t>的操作，当每次入</w:t>
      </w:r>
      <w:proofErr w:type="gramStart"/>
      <w:r>
        <w:rPr>
          <w:rFonts w:hint="eastAsia"/>
          <w:kern w:val="0"/>
        </w:rPr>
        <w:t>栈</w:t>
      </w:r>
      <w:proofErr w:type="gramEnd"/>
      <w:r>
        <w:rPr>
          <w:rFonts w:hint="eastAsia"/>
          <w:kern w:val="0"/>
        </w:rPr>
        <w:t>时记账支付</w:t>
      </w:r>
      <w:r>
        <w:rPr>
          <w:rFonts w:hint="eastAsia"/>
          <w:kern w:val="0"/>
        </w:rPr>
        <w:t>2</w:t>
      </w:r>
      <w:r>
        <w:rPr>
          <w:rFonts w:hint="eastAsia"/>
          <w:kern w:val="0"/>
        </w:rPr>
        <w:t>元，</w:t>
      </w:r>
      <w:r w:rsidRPr="00815C94">
        <w:rPr>
          <w:rFonts w:hint="eastAsia"/>
          <w:kern w:val="0"/>
        </w:rPr>
        <w:t>1</w:t>
      </w:r>
      <w:r>
        <w:rPr>
          <w:rFonts w:hint="eastAsia"/>
          <w:kern w:val="0"/>
        </w:rPr>
        <w:t>元</w:t>
      </w:r>
      <w:r w:rsidRPr="00815C94">
        <w:rPr>
          <w:rFonts w:hint="eastAsia"/>
          <w:kern w:val="0"/>
        </w:rPr>
        <w:t>支付该</w:t>
      </w:r>
      <w:r w:rsidRPr="00815C94">
        <w:rPr>
          <w:rFonts w:hint="eastAsia"/>
          <w:kern w:val="0"/>
        </w:rPr>
        <w:t>PUSH</w:t>
      </w:r>
      <w:r w:rsidRPr="00815C94">
        <w:rPr>
          <w:rFonts w:hint="eastAsia"/>
          <w:kern w:val="0"/>
        </w:rPr>
        <w:t>操作的实际代价，还有</w:t>
      </w:r>
      <w:r w:rsidRPr="00815C94">
        <w:rPr>
          <w:rFonts w:hint="eastAsia"/>
          <w:kern w:val="0"/>
        </w:rPr>
        <w:t>1</w:t>
      </w:r>
      <w:r w:rsidRPr="00815C94">
        <w:rPr>
          <w:rFonts w:hint="eastAsia"/>
          <w:kern w:val="0"/>
        </w:rPr>
        <w:t>元用于支付该元素被</w:t>
      </w:r>
      <w:r w:rsidRPr="00815C94">
        <w:rPr>
          <w:rFonts w:hint="eastAsia"/>
          <w:kern w:val="0"/>
        </w:rPr>
        <w:t>POP</w:t>
      </w:r>
      <w:r w:rsidRPr="00815C94">
        <w:rPr>
          <w:rFonts w:hint="eastAsia"/>
          <w:kern w:val="0"/>
        </w:rPr>
        <w:t>出来时的代价</w:t>
      </w:r>
      <w:r>
        <w:rPr>
          <w:rFonts w:hint="eastAsia"/>
          <w:kern w:val="0"/>
        </w:rPr>
        <w:t>。则可以保证在任何时间内都不会有欠账，</w:t>
      </w:r>
      <w:r>
        <w:rPr>
          <w:rFonts w:hint="eastAsia"/>
          <w:kern w:val="0"/>
        </w:rPr>
        <w:t>POP</w:t>
      </w:r>
      <w:r>
        <w:rPr>
          <w:rFonts w:hint="eastAsia"/>
          <w:kern w:val="0"/>
        </w:rPr>
        <w:t>操作可以不收取任何费用。</w:t>
      </w:r>
    </w:p>
    <w:p w:rsidR="0000795B" w:rsidRDefault="009D6368" w:rsidP="0000795B">
      <w:pPr>
        <w:pStyle w:val="a3"/>
        <w:numPr>
          <w:ilvl w:val="0"/>
          <w:numId w:val="20"/>
        </w:numPr>
        <w:ind w:firstLineChars="0"/>
        <w:rPr>
          <w:kern w:val="0"/>
        </w:rPr>
      </w:pPr>
      <w:r>
        <w:rPr>
          <w:rFonts w:hint="eastAsia"/>
          <w:kern w:val="0"/>
        </w:rPr>
        <w:t>势能方法：</w:t>
      </w:r>
      <w:r w:rsidR="00EB1B36">
        <w:rPr>
          <w:rFonts w:hint="eastAsia"/>
          <w:kern w:val="0"/>
        </w:rPr>
        <w:t>将已预付的工作作为一种“势能”保存，它在需要时可以释放出来，以支付后面的操作。势能是与整个数据结构而不是其中的个别对象发生联系的。</w:t>
      </w:r>
      <w:r w:rsidR="00EB1B36">
        <w:rPr>
          <w:kern w:val="0"/>
        </w:rPr>
        <w:br/>
      </w:r>
      <w:r w:rsidR="00EB1B36">
        <w:rPr>
          <w:rFonts w:hint="eastAsia"/>
          <w:kern w:val="0"/>
        </w:rPr>
        <w:t>（记账法中</w:t>
      </w:r>
      <w:proofErr w:type="gramStart"/>
      <w:r w:rsidR="00EB1B36">
        <w:rPr>
          <w:rFonts w:hint="eastAsia"/>
          <w:kern w:val="0"/>
        </w:rPr>
        <w:t>的账与个别</w:t>
      </w:r>
      <w:proofErr w:type="gramEnd"/>
      <w:r w:rsidR="00EB1B36">
        <w:rPr>
          <w:rFonts w:hint="eastAsia"/>
          <w:kern w:val="0"/>
        </w:rPr>
        <w:t>对象发生联系，比如</w:t>
      </w:r>
      <w:proofErr w:type="gramStart"/>
      <w:r w:rsidR="00EB1B36">
        <w:rPr>
          <w:rFonts w:hint="eastAsia"/>
          <w:kern w:val="0"/>
        </w:rPr>
        <w:t>栈</w:t>
      </w:r>
      <w:proofErr w:type="gramEnd"/>
      <w:r w:rsidR="00EB1B36">
        <w:rPr>
          <w:rFonts w:hint="eastAsia"/>
          <w:kern w:val="0"/>
        </w:rPr>
        <w:t>操作时支付的</w:t>
      </w:r>
      <w:r w:rsidR="00EB1B36">
        <w:rPr>
          <w:rFonts w:hint="eastAsia"/>
          <w:kern w:val="0"/>
        </w:rPr>
        <w:t>2</w:t>
      </w:r>
      <w:r w:rsidR="00EB1B36">
        <w:rPr>
          <w:rFonts w:hint="eastAsia"/>
          <w:kern w:val="0"/>
        </w:rPr>
        <w:t>元就记在入</w:t>
      </w:r>
      <w:proofErr w:type="gramStart"/>
      <w:r w:rsidR="00EB1B36">
        <w:rPr>
          <w:rFonts w:hint="eastAsia"/>
          <w:kern w:val="0"/>
        </w:rPr>
        <w:t>栈</w:t>
      </w:r>
      <w:proofErr w:type="gramEnd"/>
      <w:r w:rsidR="00EB1B36">
        <w:rPr>
          <w:rFonts w:hint="eastAsia"/>
          <w:kern w:val="0"/>
        </w:rPr>
        <w:t>的那个元素上）</w:t>
      </w:r>
    </w:p>
    <w:p w:rsidR="00EB1B36" w:rsidRDefault="00EB1B36" w:rsidP="0000795B">
      <w:pPr>
        <w:pStyle w:val="a3"/>
        <w:numPr>
          <w:ilvl w:val="0"/>
          <w:numId w:val="20"/>
        </w:numPr>
        <w:ind w:firstLineChars="0"/>
        <w:rPr>
          <w:kern w:val="0"/>
        </w:rPr>
      </w:pPr>
      <w:r w:rsidRPr="00C4671D">
        <w:rPr>
          <w:rFonts w:hint="eastAsia"/>
          <w:color w:val="FF0000"/>
          <w:kern w:val="0"/>
        </w:rPr>
        <w:t>动态表</w:t>
      </w:r>
      <w:r>
        <w:rPr>
          <w:rFonts w:hint="eastAsia"/>
          <w:kern w:val="0"/>
        </w:rPr>
        <w:t>：比如</w:t>
      </w:r>
      <w:r>
        <w:rPr>
          <w:rFonts w:hint="eastAsia"/>
          <w:kern w:val="0"/>
        </w:rPr>
        <w:t>C++ STL</w:t>
      </w:r>
      <w:r>
        <w:rPr>
          <w:rFonts w:hint="eastAsia"/>
          <w:kern w:val="0"/>
        </w:rPr>
        <w:t>中的</w:t>
      </w:r>
      <w:r>
        <w:rPr>
          <w:rFonts w:hint="eastAsia"/>
          <w:kern w:val="0"/>
        </w:rPr>
        <w:t>vector</w:t>
      </w:r>
    </w:p>
    <w:p w:rsidR="00EB1B36" w:rsidRDefault="00EB1B36" w:rsidP="00EB1B36">
      <w:pPr>
        <w:pStyle w:val="a3"/>
        <w:numPr>
          <w:ilvl w:val="1"/>
          <w:numId w:val="20"/>
        </w:numPr>
        <w:ind w:firstLineChars="0"/>
        <w:rPr>
          <w:kern w:val="0"/>
        </w:rPr>
      </w:pPr>
      <w:r>
        <w:rPr>
          <w:rFonts w:hint="eastAsia"/>
          <w:kern w:val="0"/>
        </w:rPr>
        <w:t>可以通过平摊分析证明：插入和删除操作的平摊代价都仅为</w:t>
      </w:r>
      <w:r>
        <w:rPr>
          <w:rFonts w:hint="eastAsia"/>
          <w:kern w:val="0"/>
        </w:rPr>
        <w:t>O(1)</w:t>
      </w:r>
    </w:p>
    <w:p w:rsidR="00EB1B36" w:rsidRDefault="00EB1B36" w:rsidP="00EB1B36">
      <w:pPr>
        <w:pStyle w:val="a3"/>
        <w:numPr>
          <w:ilvl w:val="1"/>
          <w:numId w:val="20"/>
        </w:numPr>
        <w:ind w:firstLineChars="0"/>
        <w:rPr>
          <w:kern w:val="0"/>
        </w:rPr>
      </w:pPr>
      <w:r>
        <w:rPr>
          <w:rFonts w:hint="eastAsia"/>
          <w:kern w:val="0"/>
        </w:rPr>
        <w:t>表扩张时：常用的启发式（启发信息就是容器原来的大小）方法是分配一个</w:t>
      </w:r>
      <w:proofErr w:type="gramStart"/>
      <w:r>
        <w:rPr>
          <w:rFonts w:hint="eastAsia"/>
          <w:kern w:val="0"/>
        </w:rPr>
        <w:t>原表两倍</w:t>
      </w:r>
      <w:proofErr w:type="gramEnd"/>
      <w:r>
        <w:rPr>
          <w:rFonts w:hint="eastAsia"/>
          <w:kern w:val="0"/>
        </w:rPr>
        <w:t>大小的新表。</w:t>
      </w:r>
    </w:p>
    <w:p w:rsidR="00EB1B36" w:rsidRDefault="00EB1B36" w:rsidP="00EB1B36">
      <w:pPr>
        <w:pStyle w:val="a3"/>
        <w:numPr>
          <w:ilvl w:val="1"/>
          <w:numId w:val="20"/>
        </w:numPr>
        <w:ind w:firstLineChars="0"/>
        <w:rPr>
          <w:kern w:val="0"/>
        </w:rPr>
      </w:pPr>
      <w:r>
        <w:rPr>
          <w:rFonts w:hint="eastAsia"/>
          <w:kern w:val="0"/>
        </w:rPr>
        <w:t>可以通过聚集分析来证明</w:t>
      </w:r>
      <w:r w:rsidR="007A1BCF">
        <w:rPr>
          <w:rFonts w:hint="eastAsia"/>
          <w:kern w:val="0"/>
        </w:rPr>
        <w:t>插入操作的平摊代价</w:t>
      </w:r>
      <w:r>
        <w:rPr>
          <w:rFonts w:hint="eastAsia"/>
          <w:kern w:val="0"/>
        </w:rPr>
        <w:t>：</w:t>
      </w:r>
      <w:r>
        <w:rPr>
          <w:rFonts w:ascii="Cambria Math" w:hAnsi="Cambria Math"/>
          <w:kern w:val="0"/>
        </w:rPr>
        <w:br/>
      </w:r>
      <m:oMathPara>
        <m:oMath>
          <m:nary>
            <m:naryPr>
              <m:chr m:val="∑"/>
              <m:limLoc m:val="undOvr"/>
              <m:ctrlPr>
                <w:rPr>
                  <w:rFonts w:ascii="Cambria Math" w:hAnsi="Cambria Math"/>
                  <w:kern w:val="0"/>
                </w:rPr>
              </m:ctrlPr>
            </m:naryPr>
            <m:sub>
              <m:r>
                <m:rPr>
                  <m:sty m:val="p"/>
                </m:rPr>
                <w:rPr>
                  <w:rFonts w:ascii="Cambria Math" w:hAnsi="Cambria Math"/>
                  <w:kern w:val="0"/>
                </w:rPr>
                <m:t>i=1</m:t>
              </m:r>
            </m:sub>
            <m:sup>
              <m:r>
                <m:rPr>
                  <m:sty m:val="p"/>
                </m:rPr>
                <w:rPr>
                  <w:rFonts w:ascii="Cambria Math" w:hAnsi="Cambria Math"/>
                  <w:kern w:val="0"/>
                </w:rPr>
                <m:t>N</m:t>
              </m:r>
            </m:sup>
            <m:e>
              <m:sSub>
                <m:sSubPr>
                  <m:ctrlPr>
                    <w:rPr>
                      <w:rFonts w:ascii="Cambria Math" w:hAnsi="Cambria Math"/>
                      <w:kern w:val="0"/>
                    </w:rPr>
                  </m:ctrlPr>
                </m:sSubPr>
                <m:e>
                  <m:r>
                    <m:rPr>
                      <m:sty m:val="p"/>
                    </m:rPr>
                    <w:rPr>
                      <w:rFonts w:ascii="Cambria Math" w:hAnsi="Cambria Math"/>
                      <w:kern w:val="0"/>
                    </w:rPr>
                    <m:t>C</m:t>
                  </m:r>
                </m:e>
                <m:sub>
                  <m:r>
                    <m:rPr>
                      <m:sty m:val="p"/>
                    </m:rPr>
                    <w:rPr>
                      <w:rFonts w:ascii="Cambria Math" w:hAnsi="Cambria Math"/>
                      <w:kern w:val="0"/>
                    </w:rPr>
                    <m:t>i</m:t>
                  </m:r>
                </m:sub>
              </m:sSub>
              <m:r>
                <m:rPr>
                  <m:sty m:val="p"/>
                </m:rPr>
                <w:rPr>
                  <w:rFonts w:ascii="Cambria Math" w:hAnsi="Cambria Math"/>
                  <w:kern w:val="0"/>
                </w:rPr>
                <m:t xml:space="preserve"> ≤N+ </m:t>
              </m:r>
              <m:nary>
                <m:naryPr>
                  <m:chr m:val="∑"/>
                  <m:limLoc m:val="undOvr"/>
                  <m:ctrlPr>
                    <w:rPr>
                      <w:rFonts w:ascii="Cambria Math" w:hAnsi="Cambria Math"/>
                      <w:kern w:val="0"/>
                    </w:rPr>
                  </m:ctrlPr>
                </m:naryPr>
                <m:sub>
                  <m:r>
                    <m:rPr>
                      <m:sty m:val="p"/>
                    </m:rPr>
                    <w:rPr>
                      <w:rFonts w:ascii="Cambria Math" w:hAnsi="Cambria Math"/>
                      <w:kern w:val="0"/>
                    </w:rPr>
                    <m:t>j=0</m:t>
                  </m:r>
                </m:sub>
                <m:sup>
                  <m:d>
                    <m:dPr>
                      <m:begChr m:val="⌊"/>
                      <m:endChr m:val="⌋"/>
                      <m:ctrlPr>
                        <w:rPr>
                          <w:rFonts w:ascii="Cambria Math" w:hAnsi="Cambria Math"/>
                          <w:kern w:val="0"/>
                        </w:rPr>
                      </m:ctrlPr>
                    </m:dPr>
                    <m:e>
                      <m:r>
                        <m:rPr>
                          <m:sty m:val="p"/>
                        </m:rPr>
                        <w:rPr>
                          <w:rFonts w:ascii="Cambria Math" w:hAnsi="Cambria Math"/>
                          <w:kern w:val="0"/>
                        </w:rPr>
                        <m:t>lgN</m:t>
                      </m:r>
                    </m:e>
                  </m:d>
                </m:sup>
                <m:e>
                  <m:sSup>
                    <m:sSupPr>
                      <m:ctrlPr>
                        <w:rPr>
                          <w:rFonts w:ascii="Cambria Math" w:hAnsi="Cambria Math"/>
                          <w:kern w:val="0"/>
                        </w:rPr>
                      </m:ctrlPr>
                    </m:sSupPr>
                    <m:e>
                      <m:r>
                        <m:rPr>
                          <m:sty m:val="p"/>
                        </m:rPr>
                        <w:rPr>
                          <w:rFonts w:ascii="Cambria Math" w:hAnsi="Cambria Math"/>
                          <w:kern w:val="0"/>
                        </w:rPr>
                        <m:t>2</m:t>
                      </m:r>
                    </m:e>
                    <m:sup>
                      <m:r>
                        <m:rPr>
                          <m:sty m:val="p"/>
                        </m:rPr>
                        <w:rPr>
                          <w:rFonts w:ascii="Cambria Math" w:hAnsi="Cambria Math"/>
                          <w:kern w:val="0"/>
                        </w:rPr>
                        <m:t>j</m:t>
                      </m:r>
                    </m:sup>
                  </m:sSup>
                  <m:r>
                    <m:rPr>
                      <m:sty m:val="p"/>
                    </m:rPr>
                    <w:rPr>
                      <w:rFonts w:ascii="Cambria Math" w:hAnsi="Cambria Math"/>
                      <w:kern w:val="0"/>
                    </w:rPr>
                    <m:t xml:space="preserve"> </m:t>
                  </m:r>
                  <m:r>
                    <w:rPr>
                      <w:rFonts w:ascii="Cambria Math" w:hAnsi="Cambria Math"/>
                      <w:kern w:val="0"/>
                    </w:rPr>
                    <m:t>&lt;n+2n=3n</m:t>
                  </m:r>
                </m:e>
              </m:nary>
            </m:e>
          </m:nary>
          <m:r>
            <m:rPr>
              <m:sty m:val="p"/>
            </m:rPr>
            <w:rPr>
              <w:kern w:val="0"/>
            </w:rPr>
            <w:br/>
          </m:r>
        </m:oMath>
      </m:oMathPara>
      <w:r w:rsidR="007A1BCF">
        <w:rPr>
          <w:rFonts w:hint="eastAsia"/>
          <w:kern w:val="0"/>
        </w:rPr>
        <w:t>所以每次操作的平摊代价为</w:t>
      </w:r>
      <w:r w:rsidR="007A1BCF">
        <w:rPr>
          <w:rFonts w:hint="eastAsia"/>
          <w:kern w:val="0"/>
        </w:rPr>
        <w:t>O(1)=3</w:t>
      </w:r>
    </w:p>
    <w:p w:rsidR="007A1BCF" w:rsidRDefault="007A1BCF" w:rsidP="00EB1B36">
      <w:pPr>
        <w:pStyle w:val="a3"/>
        <w:numPr>
          <w:ilvl w:val="1"/>
          <w:numId w:val="20"/>
        </w:numPr>
        <w:ind w:firstLineChars="0"/>
        <w:rPr>
          <w:kern w:val="0"/>
        </w:rPr>
      </w:pPr>
      <w:r>
        <w:rPr>
          <w:rFonts w:hint="eastAsia"/>
          <w:kern w:val="0"/>
        </w:rPr>
        <w:t>通过记账法来证明插入、删除操作的平摊代价：</w:t>
      </w:r>
    </w:p>
    <w:p w:rsidR="007A1BCF" w:rsidRDefault="007A1BCF" w:rsidP="007A1BCF">
      <w:pPr>
        <w:pStyle w:val="a3"/>
        <w:numPr>
          <w:ilvl w:val="2"/>
          <w:numId w:val="20"/>
        </w:numPr>
        <w:ind w:firstLineChars="0"/>
        <w:rPr>
          <w:kern w:val="0"/>
        </w:rPr>
      </w:pPr>
      <w:r>
        <w:rPr>
          <w:rFonts w:hint="eastAsia"/>
          <w:kern w:val="0"/>
        </w:rPr>
        <w:t>插入</w:t>
      </w:r>
      <w:r w:rsidR="00335235">
        <w:rPr>
          <w:rFonts w:hint="eastAsia"/>
          <w:kern w:val="0"/>
        </w:rPr>
        <w:t>操作</w:t>
      </w:r>
      <w:r>
        <w:rPr>
          <w:rFonts w:hint="eastAsia"/>
          <w:kern w:val="0"/>
        </w:rPr>
        <w:t>：每次插入操作需要支付</w:t>
      </w:r>
      <w:r>
        <w:rPr>
          <w:rFonts w:hint="eastAsia"/>
          <w:kern w:val="0"/>
        </w:rPr>
        <w:t>3</w:t>
      </w:r>
      <w:r>
        <w:rPr>
          <w:rFonts w:hint="eastAsia"/>
          <w:kern w:val="0"/>
        </w:rPr>
        <w:t>元的代价，分别是：将其自身插入到当前表中、当表扩张时其自身的移动、以及对另一个在扩张表时已经移动过的另一项的移动。于</w:t>
      </w:r>
      <w:r>
        <w:rPr>
          <w:rFonts w:hint="eastAsia"/>
          <w:kern w:val="0"/>
        </w:rPr>
        <w:t>1+1+1=3</w:t>
      </w:r>
      <w:r>
        <w:rPr>
          <w:rFonts w:hint="eastAsia"/>
          <w:kern w:val="0"/>
        </w:rPr>
        <w:t>元的代价</w:t>
      </w:r>
    </w:p>
    <w:tbl>
      <w:tblPr>
        <w:tblStyle w:val="aa"/>
        <w:tblW w:w="0" w:type="auto"/>
        <w:tblInd w:w="1260" w:type="dxa"/>
        <w:tblLook w:val="04A0" w:firstRow="1" w:lastRow="0" w:firstColumn="1" w:lastColumn="0" w:noHBand="0" w:noVBand="1"/>
      </w:tblPr>
      <w:tblGrid>
        <w:gridCol w:w="5272"/>
        <w:gridCol w:w="5308"/>
      </w:tblGrid>
      <w:tr w:rsidR="007A1BCF" w:rsidTr="007A1BCF">
        <w:tc>
          <w:tcPr>
            <w:tcW w:w="5920" w:type="dxa"/>
            <w:shd w:val="clear" w:color="auto" w:fill="A6A6A6" w:themeFill="background1" w:themeFillShade="A6"/>
          </w:tcPr>
          <w:p w:rsidR="007A1BCF" w:rsidRDefault="007A1BCF" w:rsidP="007A1BCF">
            <w:pPr>
              <w:pStyle w:val="a3"/>
              <w:ind w:firstLineChars="0" w:firstLine="0"/>
              <w:rPr>
                <w:kern w:val="0"/>
              </w:rPr>
            </w:pPr>
            <w:r>
              <w:rPr>
                <w:rFonts w:hint="eastAsia"/>
                <w:kern w:val="0"/>
              </w:rPr>
              <w:t>原有的元素</w:t>
            </w:r>
            <w:r>
              <w:rPr>
                <w:kern w:val="0"/>
              </w:rPr>
              <w:t>……</w:t>
            </w:r>
          </w:p>
        </w:tc>
        <w:tc>
          <w:tcPr>
            <w:tcW w:w="5920" w:type="dxa"/>
          </w:tcPr>
          <w:p w:rsidR="007A1BCF" w:rsidRDefault="007A1BCF" w:rsidP="007F10BB">
            <w:pPr>
              <w:pStyle w:val="a3"/>
              <w:ind w:firstLineChars="0" w:firstLine="0"/>
              <w:rPr>
                <w:kern w:val="0"/>
              </w:rPr>
            </w:pPr>
            <w:r>
              <w:rPr>
                <w:rFonts w:hint="eastAsia"/>
                <w:kern w:val="0"/>
              </w:rPr>
              <w:t>NewItem</w:t>
            </w:r>
          </w:p>
        </w:tc>
      </w:tr>
      <w:tr w:rsidR="007A1BCF" w:rsidTr="007A1BCF">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Pr>
                <w:rFonts w:ascii="Calibri" w:hAnsi="Calibri" w:cs="Calibri" w:hint="eastAsia"/>
                <w:kern w:val="0"/>
              </w:rPr>
              <w:t>在原有的元素里还要再支付一个可能移动的代价</w:t>
            </w:r>
          </w:p>
        </w:tc>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sidR="00F60F84">
              <w:rPr>
                <w:rFonts w:ascii="Calibri" w:hAnsi="Calibri" w:cs="Calibri" w:hint="eastAsia"/>
                <w:kern w:val="0"/>
              </w:rPr>
              <w:t>支付自</w:t>
            </w:r>
            <w:r>
              <w:rPr>
                <w:rFonts w:ascii="Calibri" w:hAnsi="Calibri" w:cs="Calibri" w:hint="eastAsia"/>
                <w:kern w:val="0"/>
              </w:rPr>
              <w:t>身以后可能的移动操作</w:t>
            </w:r>
            <w:r w:rsidR="00F96063">
              <w:rPr>
                <w:rFonts w:ascii="Calibri" w:hAnsi="Calibri" w:cs="Calibri" w:hint="eastAsia"/>
                <w:kern w:val="0"/>
              </w:rPr>
              <w:t>的代价</w:t>
            </w:r>
          </w:p>
        </w:tc>
      </w:tr>
    </w:tbl>
    <w:p w:rsidR="007A1BCF" w:rsidRDefault="00335235" w:rsidP="007A1BCF">
      <w:pPr>
        <w:pStyle w:val="a3"/>
        <w:numPr>
          <w:ilvl w:val="2"/>
          <w:numId w:val="20"/>
        </w:numPr>
        <w:ind w:firstLineChars="0"/>
        <w:rPr>
          <w:kern w:val="0"/>
        </w:rPr>
      </w:pPr>
      <w:r>
        <w:rPr>
          <w:rFonts w:hint="eastAsia"/>
          <w:kern w:val="0"/>
        </w:rPr>
        <w:t>并且可以证明：无论扩张时分配多少</w:t>
      </w:r>
      <w:proofErr w:type="gramStart"/>
      <w:r>
        <w:rPr>
          <w:rFonts w:hint="eastAsia"/>
          <w:kern w:val="0"/>
        </w:rPr>
        <w:t>倍</w:t>
      </w:r>
      <w:proofErr w:type="gramEnd"/>
      <w:r>
        <w:rPr>
          <w:rFonts w:hint="eastAsia"/>
          <w:kern w:val="0"/>
        </w:rPr>
        <w:t>的新空间，每次插入操作的平摊代价都大于</w:t>
      </w:r>
      <w:r>
        <w:rPr>
          <w:rFonts w:hint="eastAsia"/>
          <w:kern w:val="0"/>
        </w:rPr>
        <w:t>2</w:t>
      </w:r>
      <w:r>
        <w:rPr>
          <w:rFonts w:hint="eastAsia"/>
          <w:kern w:val="0"/>
        </w:rPr>
        <w:t>。所以标准库中取每次扩张时进行翻倍，这是一个均衡的很好的选择。</w:t>
      </w:r>
    </w:p>
    <w:p w:rsidR="007075C5" w:rsidRDefault="00335235" w:rsidP="007A1BCF">
      <w:pPr>
        <w:pStyle w:val="a3"/>
        <w:numPr>
          <w:ilvl w:val="2"/>
          <w:numId w:val="20"/>
        </w:numPr>
        <w:ind w:firstLineChars="0"/>
        <w:rPr>
          <w:kern w:val="0"/>
        </w:rPr>
      </w:pPr>
      <w:r>
        <w:rPr>
          <w:rFonts w:hint="eastAsia"/>
          <w:kern w:val="0"/>
        </w:rPr>
        <w:t>删除操作：</w:t>
      </w:r>
    </w:p>
    <w:p w:rsidR="007A1BCF" w:rsidRDefault="007075C5" w:rsidP="007075C5">
      <w:pPr>
        <w:pStyle w:val="a3"/>
        <w:numPr>
          <w:ilvl w:val="3"/>
          <w:numId w:val="20"/>
        </w:numPr>
        <w:ind w:firstLineChars="0"/>
        <w:rPr>
          <w:kern w:val="0"/>
        </w:rPr>
      </w:pPr>
      <w:r>
        <w:rPr>
          <w:rFonts w:hint="eastAsia"/>
          <w:kern w:val="0"/>
        </w:rPr>
        <w:t>C++STL</w:t>
      </w:r>
      <w:r>
        <w:rPr>
          <w:rFonts w:hint="eastAsia"/>
          <w:kern w:val="0"/>
        </w:rPr>
        <w:t>的</w:t>
      </w:r>
      <w:r>
        <w:rPr>
          <w:rFonts w:hint="eastAsia"/>
          <w:kern w:val="0"/>
        </w:rPr>
        <w:t>vector</w:t>
      </w:r>
      <w:r>
        <w:rPr>
          <w:rFonts w:hint="eastAsia"/>
          <w:kern w:val="0"/>
        </w:rPr>
        <w:t>不会在删除元素时进行自动收缩，因为如果在元素不足</w:t>
      </w:r>
      <w:r>
        <w:rPr>
          <w:rFonts w:hint="eastAsia"/>
          <w:kern w:val="0"/>
        </w:rPr>
        <w:t>1/2</w:t>
      </w:r>
      <w:r>
        <w:rPr>
          <w:rFonts w:hint="eastAsia"/>
          <w:kern w:val="0"/>
        </w:rPr>
        <w:t>时进行收缩，最坏时会产生在这的情况</w:t>
      </w:r>
      <w:r w:rsidR="00477D17">
        <w:rPr>
          <w:rFonts w:hint="eastAsia"/>
          <w:kern w:val="0"/>
        </w:rPr>
        <w:t>（来回收缩和扩张）</w:t>
      </w:r>
      <w:r>
        <w:rPr>
          <w:rFonts w:hint="eastAsia"/>
          <w:kern w:val="0"/>
        </w:rPr>
        <w:t>：在一次扩张之后，还没有做足够的删除来支付一次收缩的代价。类似地，在一次收缩之后，也有可能没有做足够的插入来支付一次扩张的代价。</w:t>
      </w:r>
      <w:r>
        <w:rPr>
          <w:kern w:val="0"/>
        </w:rPr>
        <w:br/>
      </w:r>
      <w:r>
        <w:rPr>
          <w:rFonts w:hint="eastAsia"/>
          <w:kern w:val="0"/>
        </w:rPr>
        <w:t>所以</w:t>
      </w:r>
      <w:r>
        <w:rPr>
          <w:rFonts w:hint="eastAsia"/>
          <w:kern w:val="0"/>
        </w:rPr>
        <w:t>vector</w:t>
      </w:r>
      <w:r>
        <w:rPr>
          <w:rFonts w:hint="eastAsia"/>
          <w:kern w:val="0"/>
        </w:rPr>
        <w:t>选择了在删除元素时</w:t>
      </w:r>
      <w:proofErr w:type="gramStart"/>
      <w:r>
        <w:rPr>
          <w:rFonts w:hint="eastAsia"/>
          <w:kern w:val="0"/>
        </w:rPr>
        <w:t>不</w:t>
      </w:r>
      <w:proofErr w:type="gramEnd"/>
      <w:r>
        <w:rPr>
          <w:rFonts w:hint="eastAsia"/>
          <w:kern w:val="0"/>
        </w:rPr>
        <w:t>自动收缩来回避这个问题</w:t>
      </w:r>
      <w:r w:rsidR="00466B53">
        <w:rPr>
          <w:rFonts w:hint="eastAsia"/>
          <w:kern w:val="0"/>
        </w:rPr>
        <w:t>。如果</w:t>
      </w:r>
      <w:r>
        <w:rPr>
          <w:rFonts w:hint="eastAsia"/>
          <w:kern w:val="0"/>
        </w:rPr>
        <w:t>要进行收缩，应该是元素减少为</w:t>
      </w:r>
      <w:r>
        <w:rPr>
          <w:rFonts w:hint="eastAsia"/>
          <w:kern w:val="0"/>
        </w:rPr>
        <w:t>1/4</w:t>
      </w:r>
      <w:r>
        <w:rPr>
          <w:rFonts w:hint="eastAsia"/>
          <w:kern w:val="0"/>
        </w:rPr>
        <w:t>时进行自动收缩，这样才能保证在表收缩之后有足够的存款进行支付一次收缩的代价。</w:t>
      </w:r>
    </w:p>
    <w:p w:rsidR="0007239A" w:rsidRDefault="0007239A" w:rsidP="007075C5">
      <w:pPr>
        <w:pStyle w:val="a3"/>
        <w:numPr>
          <w:ilvl w:val="3"/>
          <w:numId w:val="20"/>
        </w:numPr>
        <w:ind w:firstLineChars="0"/>
        <w:rPr>
          <w:kern w:val="0"/>
        </w:rPr>
      </w:pPr>
      <w:r>
        <w:rPr>
          <w:rFonts w:hint="eastAsia"/>
          <w:kern w:val="0"/>
        </w:rPr>
        <w:t>当删除至</w:t>
      </w:r>
      <w:r>
        <w:rPr>
          <w:rFonts w:hint="eastAsia"/>
          <w:kern w:val="0"/>
        </w:rPr>
        <w:t>1/4</w:t>
      </w:r>
      <w:r>
        <w:rPr>
          <w:rFonts w:hint="eastAsia"/>
          <w:kern w:val="0"/>
        </w:rPr>
        <w:t>个元素时进行自动收缩的平摊代价分析：</w:t>
      </w:r>
      <w:r>
        <w:rPr>
          <w:kern w:val="0"/>
        </w:rPr>
        <w:br/>
      </w:r>
      <w:r w:rsidR="00594E6C">
        <w:rPr>
          <w:rFonts w:hint="eastAsia"/>
          <w:kern w:val="0"/>
        </w:rPr>
        <w:t>每次删除操作需要支付的代价为：其自身的删除操作代价</w:t>
      </w:r>
      <w:r w:rsidR="00594E6C">
        <w:rPr>
          <w:rFonts w:hint="eastAsia"/>
          <w:kern w:val="0"/>
        </w:rPr>
        <w:t xml:space="preserve"> </w:t>
      </w:r>
      <w:r w:rsidR="00594E6C">
        <w:rPr>
          <w:rFonts w:hint="eastAsia"/>
          <w:kern w:val="0"/>
        </w:rPr>
        <w:t>和</w:t>
      </w:r>
      <w:r w:rsidR="00594E6C">
        <w:rPr>
          <w:rFonts w:hint="eastAsia"/>
          <w:kern w:val="0"/>
        </w:rPr>
        <w:t xml:space="preserve"> </w:t>
      </w:r>
      <w:r w:rsidR="00594E6C">
        <w:rPr>
          <w:rFonts w:hint="eastAsia"/>
          <w:kern w:val="0"/>
        </w:rPr>
        <w:t>剩下的元素可能进行的移动操作的代价。</w:t>
      </w:r>
      <w:r w:rsidR="00594E6C">
        <w:rPr>
          <w:kern w:val="0"/>
        </w:rPr>
        <w:br/>
      </w:r>
      <w:r w:rsidR="00594E6C">
        <w:rPr>
          <w:rFonts w:hint="eastAsia"/>
          <w:kern w:val="0"/>
        </w:rPr>
        <w:t>即</w:t>
      </w:r>
      <w:r w:rsidR="00DE67DC">
        <w:rPr>
          <w:rFonts w:hint="eastAsia"/>
          <w:kern w:val="0"/>
        </w:rPr>
        <w:t>最坏为：</w:t>
      </w:r>
      <w:r w:rsidR="00594E6C">
        <w:rPr>
          <w:rFonts w:hint="eastAsia"/>
          <w:kern w:val="0"/>
        </w:rPr>
        <w:t>1 + 1 = 2</w:t>
      </w:r>
      <w:r w:rsidR="009F3DDD">
        <w:rPr>
          <w:rFonts w:hint="eastAsia"/>
          <w:kern w:val="0"/>
        </w:rPr>
        <w:t>元的代价</w:t>
      </w:r>
      <w:r w:rsidR="00236BA9">
        <w:rPr>
          <w:rFonts w:hint="eastAsia"/>
          <w:kern w:val="0"/>
        </w:rPr>
        <w:t>，最好为</w:t>
      </w:r>
      <w:r w:rsidR="00236BA9">
        <w:rPr>
          <w:rFonts w:hint="eastAsia"/>
          <w:kern w:val="0"/>
        </w:rPr>
        <w:t xml:space="preserve">1 + </w:t>
      </w:r>
      <w:r w:rsidR="00645398">
        <w:rPr>
          <w:rFonts w:hint="eastAsia"/>
          <w:kern w:val="0"/>
        </w:rPr>
        <w:t>0</w:t>
      </w:r>
      <w:r w:rsidR="00236BA9">
        <w:rPr>
          <w:rFonts w:hint="eastAsia"/>
          <w:kern w:val="0"/>
        </w:rPr>
        <w:t xml:space="preserve">.33333 = </w:t>
      </w:r>
      <w:r w:rsidR="00645398">
        <w:rPr>
          <w:rFonts w:hint="eastAsia"/>
          <w:kern w:val="0"/>
        </w:rPr>
        <w:t>1</w:t>
      </w:r>
      <w:r w:rsidR="00236BA9">
        <w:rPr>
          <w:rFonts w:hint="eastAsia"/>
          <w:kern w:val="0"/>
        </w:rPr>
        <w:t>.3333</w:t>
      </w:r>
      <w:r w:rsidR="00236BA9">
        <w:rPr>
          <w:rFonts w:hint="eastAsia"/>
          <w:kern w:val="0"/>
        </w:rPr>
        <w:t>元的代价，取最坏情况为</w:t>
      </w:r>
      <w:r w:rsidR="00236BA9">
        <w:rPr>
          <w:rFonts w:hint="eastAsia"/>
          <w:kern w:val="0"/>
        </w:rPr>
        <w:t>2</w:t>
      </w:r>
      <w:r w:rsidR="00236BA9">
        <w:rPr>
          <w:rFonts w:hint="eastAsia"/>
          <w:kern w:val="0"/>
        </w:rPr>
        <w:t>元。</w:t>
      </w:r>
    </w:p>
    <w:tbl>
      <w:tblPr>
        <w:tblStyle w:val="aa"/>
        <w:tblW w:w="0" w:type="auto"/>
        <w:tblInd w:w="1680" w:type="dxa"/>
        <w:tblLook w:val="04A0" w:firstRow="1" w:lastRow="0" w:firstColumn="1" w:lastColumn="0" w:noHBand="0" w:noVBand="1"/>
      </w:tblPr>
      <w:tblGrid>
        <w:gridCol w:w="2586"/>
        <w:gridCol w:w="2502"/>
        <w:gridCol w:w="2536"/>
        <w:gridCol w:w="2536"/>
      </w:tblGrid>
      <w:tr w:rsidR="0007239A" w:rsidTr="001703DB">
        <w:tc>
          <w:tcPr>
            <w:tcW w:w="2960" w:type="dxa"/>
            <w:shd w:val="clear" w:color="auto" w:fill="A6A6A6" w:themeFill="background1" w:themeFillShade="A6"/>
          </w:tcPr>
          <w:p w:rsidR="0007239A" w:rsidRDefault="0007239A" w:rsidP="0007239A">
            <w:pPr>
              <w:pStyle w:val="a3"/>
              <w:ind w:firstLineChars="0" w:firstLine="0"/>
              <w:rPr>
                <w:kern w:val="0"/>
              </w:rPr>
            </w:pPr>
            <w:r>
              <w:rPr>
                <w:rFonts w:hint="eastAsia"/>
                <w:kern w:val="0"/>
              </w:rPr>
              <w:t>剩下的元素</w:t>
            </w:r>
            <w:r>
              <w:rPr>
                <w:kern w:val="0"/>
              </w:rPr>
              <w:t>……</w:t>
            </w: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r>
      <w:tr w:rsidR="0007239A" w:rsidTr="0007239A">
        <w:tc>
          <w:tcPr>
            <w:tcW w:w="2960" w:type="dxa"/>
          </w:tcPr>
          <w:p w:rsidR="0007239A" w:rsidRDefault="00DE67DC" w:rsidP="00DE67DC">
            <w:pPr>
              <w:pStyle w:val="a3"/>
              <w:ind w:firstLineChars="0" w:firstLine="0"/>
              <w:rPr>
                <w:kern w:val="0"/>
              </w:rPr>
            </w:pPr>
            <w:r w:rsidRPr="00335235">
              <w:rPr>
                <w:rFonts w:ascii="Calibri" w:hAnsi="Calibri" w:cs="Calibri"/>
                <w:color w:val="FF0000"/>
                <w:kern w:val="0"/>
              </w:rPr>
              <w:t>↑</w:t>
            </w:r>
            <w:r>
              <w:rPr>
                <w:rFonts w:hint="eastAsia"/>
                <w:kern w:val="0"/>
              </w:rPr>
              <w:t>还要支付一个可能的移动</w:t>
            </w:r>
          </w:p>
        </w:tc>
        <w:tc>
          <w:tcPr>
            <w:tcW w:w="2960" w:type="dxa"/>
          </w:tcPr>
          <w:p w:rsidR="0007239A" w:rsidRDefault="0007239A" w:rsidP="0007239A">
            <w:pPr>
              <w:pStyle w:val="a3"/>
              <w:ind w:firstLineChars="0" w:firstLine="0"/>
              <w:rPr>
                <w:kern w:val="0"/>
              </w:rPr>
            </w:pPr>
          </w:p>
        </w:tc>
        <w:tc>
          <w:tcPr>
            <w:tcW w:w="2960" w:type="dxa"/>
          </w:tcPr>
          <w:p w:rsidR="0007239A" w:rsidRDefault="00594E6C" w:rsidP="00594E6C">
            <w:pPr>
              <w:pStyle w:val="a3"/>
              <w:ind w:firstLineChars="0" w:firstLine="0"/>
              <w:rPr>
                <w:kern w:val="0"/>
              </w:rPr>
            </w:pPr>
            <w:r w:rsidRPr="00335235">
              <w:rPr>
                <w:rFonts w:ascii="Calibri" w:hAnsi="Calibri" w:cs="Calibri"/>
                <w:color w:val="FF0000"/>
                <w:kern w:val="0"/>
              </w:rPr>
              <w:t>↑</w:t>
            </w:r>
            <w:r>
              <w:rPr>
                <w:rFonts w:hint="eastAsia"/>
                <w:kern w:val="0"/>
              </w:rPr>
              <w:t>最早可能从这开始删除</w:t>
            </w:r>
          </w:p>
        </w:tc>
        <w:tc>
          <w:tcPr>
            <w:tcW w:w="2960" w:type="dxa"/>
          </w:tcPr>
          <w:p w:rsidR="0007239A" w:rsidRDefault="00DE67DC" w:rsidP="00DE67DC">
            <w:pPr>
              <w:pStyle w:val="a3"/>
              <w:ind w:firstLineChars="0" w:firstLine="0"/>
              <w:jc w:val="right"/>
              <w:rPr>
                <w:kern w:val="0"/>
              </w:rPr>
            </w:pPr>
            <w:r>
              <w:rPr>
                <w:rFonts w:hint="eastAsia"/>
                <w:kern w:val="0"/>
              </w:rPr>
              <w:t>最晚可能从这开始删除</w:t>
            </w:r>
            <w:r w:rsidRPr="00335235">
              <w:rPr>
                <w:rFonts w:ascii="Calibri" w:hAnsi="Calibri" w:cs="Calibri"/>
                <w:color w:val="FF0000"/>
                <w:kern w:val="0"/>
              </w:rPr>
              <w:t>↑</w:t>
            </w:r>
          </w:p>
        </w:tc>
      </w:tr>
    </w:tbl>
    <w:p w:rsidR="0007239A" w:rsidRPr="00DE67DC" w:rsidRDefault="0007239A" w:rsidP="00EA4184">
      <w:pPr>
        <w:rPr>
          <w:kern w:val="0"/>
        </w:rPr>
      </w:pPr>
    </w:p>
    <w:p w:rsidR="0007239A" w:rsidRDefault="001703DB" w:rsidP="001703DB">
      <w:pPr>
        <w:pStyle w:val="a3"/>
        <w:numPr>
          <w:ilvl w:val="2"/>
          <w:numId w:val="20"/>
        </w:numPr>
        <w:ind w:firstLineChars="0"/>
        <w:rPr>
          <w:kern w:val="0"/>
        </w:rPr>
      </w:pPr>
      <w:r>
        <w:rPr>
          <w:rFonts w:hint="eastAsia"/>
          <w:kern w:val="0"/>
        </w:rPr>
        <w:t>因此：</w:t>
      </w:r>
      <w:r w:rsidRPr="00A7254E">
        <w:rPr>
          <w:rFonts w:hint="eastAsia"/>
          <w:kern w:val="0"/>
          <w:u w:val="single"/>
        </w:rPr>
        <w:t>对于</w:t>
      </w:r>
      <w:r w:rsidRPr="00A7254E">
        <w:rPr>
          <w:rFonts w:hint="eastAsia"/>
          <w:kern w:val="0"/>
          <w:u w:val="single"/>
        </w:rPr>
        <w:t xml:space="preserve"> </w:t>
      </w:r>
      <w:r w:rsidRPr="00A7254E">
        <w:rPr>
          <w:rFonts w:hint="eastAsia"/>
          <w:kern w:val="0"/>
          <w:u w:val="single"/>
        </w:rPr>
        <w:t>动态表</w:t>
      </w:r>
      <w:r w:rsidRPr="00A7254E">
        <w:rPr>
          <w:rFonts w:hint="eastAsia"/>
          <w:kern w:val="0"/>
          <w:u w:val="single"/>
        </w:rPr>
        <w:t xml:space="preserve"> </w:t>
      </w:r>
      <w:r w:rsidRPr="00A7254E">
        <w:rPr>
          <w:rFonts w:hint="eastAsia"/>
          <w:kern w:val="0"/>
          <w:u w:val="single"/>
        </w:rPr>
        <w:t>的插入和删除操作而言，每个操作的平摊代价都有一个常数的上界</w:t>
      </w:r>
      <w:r>
        <w:rPr>
          <w:rFonts w:hint="eastAsia"/>
          <w:kern w:val="0"/>
        </w:rPr>
        <w:t>。</w:t>
      </w:r>
    </w:p>
    <w:p w:rsidR="009F358F" w:rsidRDefault="009F358F" w:rsidP="009F358F">
      <w:pPr>
        <w:rPr>
          <w:kern w:val="0"/>
        </w:rPr>
      </w:pPr>
    </w:p>
    <w:p w:rsidR="009F358F" w:rsidRDefault="009F358F" w:rsidP="009F358F">
      <w:pPr>
        <w:rPr>
          <w:kern w:val="0"/>
        </w:rPr>
      </w:pPr>
    </w:p>
    <w:p w:rsidR="00367D38" w:rsidRDefault="00367D38" w:rsidP="00367D38">
      <w:pPr>
        <w:pStyle w:val="2"/>
      </w:pPr>
      <w:r>
        <w:rPr>
          <w:rFonts w:hint="eastAsia"/>
        </w:rPr>
        <w:t>第五部分：高级数据结构</w:t>
      </w:r>
    </w:p>
    <w:p w:rsidR="001D356F" w:rsidRDefault="00824932" w:rsidP="00C249EB">
      <w:pPr>
        <w:pStyle w:val="a3"/>
        <w:numPr>
          <w:ilvl w:val="0"/>
          <w:numId w:val="21"/>
        </w:numPr>
        <w:ind w:firstLineChars="0"/>
        <w:rPr>
          <w:kern w:val="0"/>
        </w:rPr>
      </w:pPr>
      <w:r w:rsidRPr="00CB486E">
        <w:rPr>
          <w:rFonts w:hint="eastAsia"/>
          <w:kern w:val="0"/>
        </w:rPr>
        <w:t>B</w:t>
      </w:r>
      <w:r w:rsidR="00801D6E">
        <w:rPr>
          <w:rFonts w:hint="eastAsia"/>
          <w:kern w:val="0"/>
        </w:rPr>
        <w:t>树是一种被设计成专门存储在磁盘上的平衡查找树。因为磁盘的速度远远慢于内存，所以</w:t>
      </w:r>
      <w:r w:rsidR="00801D6E">
        <w:rPr>
          <w:kern w:val="0"/>
        </w:rPr>
        <w:t>B</w:t>
      </w:r>
      <w:r w:rsidR="00801D6E">
        <w:rPr>
          <w:rFonts w:hint="eastAsia"/>
          <w:kern w:val="0"/>
        </w:rPr>
        <w:t>树被设计成尽量减少磁盘访问的次数，知道了这一点之后就会很清楚明白</w:t>
      </w:r>
      <w:r w:rsidR="00801D6E">
        <w:rPr>
          <w:kern w:val="0"/>
        </w:rPr>
        <w:t>B</w:t>
      </w:r>
      <w:r w:rsidR="00801D6E">
        <w:rPr>
          <w:rFonts w:hint="eastAsia"/>
          <w:kern w:val="0"/>
        </w:rPr>
        <w:t>树的变形</w:t>
      </w:r>
      <w:r w:rsidR="00801D6E">
        <w:rPr>
          <w:kern w:val="0"/>
        </w:rPr>
        <w:t>B+</w:t>
      </w:r>
      <w:r w:rsidR="00801D6E">
        <w:rPr>
          <w:rFonts w:hint="eastAsia"/>
          <w:kern w:val="0"/>
        </w:rPr>
        <w:t>树了，</w:t>
      </w:r>
      <w:r w:rsidR="00801D6E">
        <w:rPr>
          <w:kern w:val="0"/>
        </w:rPr>
        <w:t>B</w:t>
      </w:r>
      <w:r w:rsidR="00801D6E">
        <w:rPr>
          <w:rFonts w:hint="eastAsia"/>
          <w:kern w:val="0"/>
        </w:rPr>
        <w:t>＋树通过将数据存储在叶子结点从而增大了一个结点所包含的信息进而更加的减少了磁盘的访问次数。</w:t>
      </w:r>
    </w:p>
    <w:p w:rsidR="001D356F" w:rsidRDefault="00801D6E" w:rsidP="00C249EB">
      <w:pPr>
        <w:pStyle w:val="a3"/>
        <w:numPr>
          <w:ilvl w:val="0"/>
          <w:numId w:val="21"/>
        </w:numPr>
        <w:ind w:firstLineChars="0"/>
        <w:rPr>
          <w:kern w:val="0"/>
        </w:rPr>
      </w:pPr>
      <w:r>
        <w:rPr>
          <w:rFonts w:hint="eastAsia"/>
          <w:kern w:val="0"/>
        </w:rPr>
        <w:t>可合并堆：这种</w:t>
      </w:r>
      <w:proofErr w:type="gramStart"/>
      <w:r>
        <w:rPr>
          <w:rFonts w:hint="eastAsia"/>
          <w:kern w:val="0"/>
        </w:rPr>
        <w:t>堆支持</w:t>
      </w:r>
      <w:proofErr w:type="gramEnd"/>
      <w:r>
        <w:rPr>
          <w:kern w:val="0"/>
        </w:rPr>
        <w:t>Insert,Mininum,Extract-Min,union,delete,decrease-key</w:t>
      </w:r>
      <w:r>
        <w:rPr>
          <w:rFonts w:hint="eastAsia"/>
          <w:kern w:val="0"/>
        </w:rPr>
        <w:t>操作。</w:t>
      </w:r>
    </w:p>
    <w:p w:rsidR="001D356F" w:rsidRDefault="00801D6E" w:rsidP="00C249EB">
      <w:pPr>
        <w:pStyle w:val="a3"/>
        <w:numPr>
          <w:ilvl w:val="0"/>
          <w:numId w:val="21"/>
        </w:numPr>
        <w:ind w:firstLineChars="0"/>
        <w:rPr>
          <w:kern w:val="0"/>
        </w:rPr>
      </w:pPr>
      <w:r>
        <w:rPr>
          <w:rFonts w:hint="eastAsia"/>
          <w:kern w:val="0"/>
        </w:rPr>
        <w:t>二项</w:t>
      </w:r>
      <w:proofErr w:type="gramStart"/>
      <w:r>
        <w:rPr>
          <w:rFonts w:hint="eastAsia"/>
          <w:kern w:val="0"/>
        </w:rPr>
        <w:t>堆能够</w:t>
      </w:r>
      <w:proofErr w:type="gramEnd"/>
      <w:r>
        <w:rPr>
          <w:rFonts w:hint="eastAsia"/>
          <w:kern w:val="0"/>
        </w:rPr>
        <w:t>在</w:t>
      </w:r>
      <w:r>
        <w:rPr>
          <w:kern w:val="0"/>
        </w:rPr>
        <w:t>O(lgn)</w:t>
      </w:r>
      <w:r>
        <w:rPr>
          <w:rFonts w:hint="eastAsia"/>
          <w:kern w:val="0"/>
        </w:rPr>
        <w:t>的最坏情况时间内支持以上的各种操作。</w:t>
      </w:r>
      <w:proofErr w:type="gramStart"/>
      <w:r>
        <w:rPr>
          <w:rFonts w:hint="eastAsia"/>
          <w:kern w:val="0"/>
        </w:rPr>
        <w:t>当必须</w:t>
      </w:r>
      <w:proofErr w:type="gramEnd"/>
      <w:r>
        <w:rPr>
          <w:rFonts w:hint="eastAsia"/>
          <w:kern w:val="0"/>
        </w:rPr>
        <w:t>支持</w:t>
      </w:r>
      <w:r>
        <w:rPr>
          <w:kern w:val="0"/>
        </w:rPr>
        <w:t>union</w:t>
      </w:r>
      <w:r>
        <w:rPr>
          <w:rFonts w:hint="eastAsia"/>
          <w:kern w:val="0"/>
        </w:rPr>
        <w:t>操作时，二项堆优越于</w:t>
      </w:r>
      <w:proofErr w:type="gramStart"/>
      <w:r>
        <w:rPr>
          <w:rFonts w:hint="eastAsia"/>
          <w:kern w:val="0"/>
        </w:rPr>
        <w:t>二叉堆</w:t>
      </w:r>
      <w:proofErr w:type="gramEnd"/>
      <w:r>
        <w:rPr>
          <w:rFonts w:hint="eastAsia"/>
          <w:kern w:val="0"/>
        </w:rPr>
        <w:t>，因为后者在最坏情况下，合并两个</w:t>
      </w:r>
      <w:proofErr w:type="gramStart"/>
      <w:r>
        <w:rPr>
          <w:rFonts w:hint="eastAsia"/>
          <w:kern w:val="0"/>
        </w:rPr>
        <w:t>二叉堆</w:t>
      </w:r>
      <w:proofErr w:type="gramEnd"/>
      <w:r>
        <w:rPr>
          <w:rFonts w:hint="eastAsia"/>
          <w:kern w:val="0"/>
        </w:rPr>
        <w:t>要花</w:t>
      </w:r>
      <w:r>
        <w:rPr>
          <w:kern w:val="0"/>
        </w:rPr>
        <w:t>O(n)</w:t>
      </w:r>
      <w:r>
        <w:rPr>
          <w:rFonts w:hint="eastAsia"/>
          <w:kern w:val="0"/>
        </w:rPr>
        <w:t>的时间。</w:t>
      </w:r>
    </w:p>
    <w:p w:rsidR="001D356F" w:rsidRDefault="00CB486E" w:rsidP="00C249EB">
      <w:pPr>
        <w:pStyle w:val="a3"/>
        <w:numPr>
          <w:ilvl w:val="0"/>
          <w:numId w:val="21"/>
        </w:numPr>
        <w:ind w:firstLineChars="0"/>
        <w:rPr>
          <w:kern w:val="0"/>
        </w:rPr>
      </w:pPr>
      <w:r>
        <w:rPr>
          <w:rFonts w:hint="eastAsia"/>
          <w:kern w:val="0"/>
        </w:rPr>
        <w:t>斐波那契</w:t>
      </w:r>
      <w:proofErr w:type="gramStart"/>
      <w:r>
        <w:rPr>
          <w:rFonts w:hint="eastAsia"/>
          <w:kern w:val="0"/>
        </w:rPr>
        <w:t>堆对于</w:t>
      </w:r>
      <w:proofErr w:type="gramEnd"/>
      <w:r>
        <w:rPr>
          <w:rFonts w:hint="eastAsia"/>
          <w:kern w:val="0"/>
        </w:rPr>
        <w:t>以上各种除了</w:t>
      </w:r>
      <w:r>
        <w:rPr>
          <w:rFonts w:hint="eastAsia"/>
          <w:kern w:val="0"/>
        </w:rPr>
        <w:t>extract-min,delete</w:t>
      </w:r>
      <w:r>
        <w:rPr>
          <w:rFonts w:hint="eastAsia"/>
          <w:kern w:val="0"/>
        </w:rPr>
        <w:t>的操作外都只需要</w:t>
      </w:r>
      <w:r>
        <w:rPr>
          <w:rFonts w:hint="eastAsia"/>
          <w:kern w:val="0"/>
        </w:rPr>
        <w:t>O(1)</w:t>
      </w:r>
      <w:r>
        <w:rPr>
          <w:rFonts w:hint="eastAsia"/>
          <w:kern w:val="0"/>
        </w:rPr>
        <w:t>的实际时间，而</w:t>
      </w:r>
      <w:r>
        <w:rPr>
          <w:rFonts w:hint="eastAsia"/>
          <w:kern w:val="0"/>
        </w:rPr>
        <w:t>extract-min,delete</w:t>
      </w:r>
      <w:r>
        <w:rPr>
          <w:rFonts w:hint="eastAsia"/>
          <w:kern w:val="0"/>
        </w:rPr>
        <w:t>也只需要</w:t>
      </w:r>
      <w:r>
        <w:rPr>
          <w:rFonts w:hint="eastAsia"/>
          <w:kern w:val="0"/>
        </w:rPr>
        <w:t>O(lgn)</w:t>
      </w:r>
      <w:r>
        <w:rPr>
          <w:rFonts w:hint="eastAsia"/>
          <w:kern w:val="0"/>
        </w:rPr>
        <w:t>的平摊时间。它的重要优点在于</w:t>
      </w:r>
      <w:r>
        <w:rPr>
          <w:rFonts w:hint="eastAsia"/>
          <w:kern w:val="0"/>
        </w:rPr>
        <w:t>decrease-key</w:t>
      </w:r>
      <w:r>
        <w:rPr>
          <w:rFonts w:hint="eastAsia"/>
          <w:kern w:val="0"/>
        </w:rPr>
        <w:t>也只需要</w:t>
      </w:r>
      <w:r>
        <w:rPr>
          <w:rFonts w:hint="eastAsia"/>
          <w:kern w:val="0"/>
        </w:rPr>
        <w:t>O(1)</w:t>
      </w:r>
      <w:r>
        <w:rPr>
          <w:rFonts w:hint="eastAsia"/>
          <w:kern w:val="0"/>
        </w:rPr>
        <w:t>的平摊时间。</w:t>
      </w:r>
      <w:r>
        <w:rPr>
          <w:kern w:val="0"/>
        </w:rPr>
        <w:br/>
      </w:r>
      <w:r>
        <w:rPr>
          <w:rFonts w:hint="eastAsia"/>
          <w:kern w:val="0"/>
        </w:rPr>
        <w:t>注意斐波那契堆的一些操作都只是平摊时间，并非最坏情况时间。现代的快速图算法中，很多是使用斐波那契堆作为其核心数据结构的。</w:t>
      </w:r>
    </w:p>
    <w:p w:rsidR="001D356F" w:rsidRDefault="00CB486E" w:rsidP="00C249EB">
      <w:pPr>
        <w:pStyle w:val="a3"/>
        <w:numPr>
          <w:ilvl w:val="0"/>
          <w:numId w:val="21"/>
        </w:numPr>
        <w:ind w:firstLineChars="0"/>
        <w:rPr>
          <w:kern w:val="0"/>
        </w:rPr>
      </w:pPr>
      <w:r>
        <w:rPr>
          <w:rFonts w:hint="eastAsia"/>
          <w:kern w:val="0"/>
        </w:rPr>
        <w:t>不相交集合（查并集）：通过用一棵简单的有根树来表示每个集合，就可以得到惊人的快速操作：一个由</w:t>
      </w:r>
      <w:r>
        <w:rPr>
          <w:rFonts w:hint="eastAsia"/>
          <w:kern w:val="0"/>
        </w:rPr>
        <w:t>m</w:t>
      </w:r>
      <w:proofErr w:type="gramStart"/>
      <w:r>
        <w:rPr>
          <w:rFonts w:hint="eastAsia"/>
          <w:kern w:val="0"/>
        </w:rPr>
        <w:t>个</w:t>
      </w:r>
      <w:proofErr w:type="gramEnd"/>
      <w:r>
        <w:rPr>
          <w:rFonts w:hint="eastAsia"/>
          <w:kern w:val="0"/>
        </w:rPr>
        <w:t>操作构成的序列的运行时间为</w:t>
      </w:r>
      <w:r>
        <w:rPr>
          <w:rFonts w:hint="eastAsia"/>
          <w:kern w:val="0"/>
        </w:rPr>
        <w:t>O(n</w:t>
      </w:r>
      <w:r>
        <w:rPr>
          <w:rFonts w:cstheme="minorHAnsi" w:hint="eastAsia"/>
          <w:kern w:val="0"/>
        </w:rPr>
        <w:t xml:space="preserve"> </w:t>
      </w:r>
      <w:r>
        <w:rPr>
          <w:rFonts w:cstheme="minorHAnsi"/>
          <w:kern w:val="0"/>
        </w:rPr>
        <w:t>α</w:t>
      </w:r>
      <w:r>
        <w:rPr>
          <w:rFonts w:cstheme="minorHAnsi" w:hint="eastAsia"/>
          <w:kern w:val="0"/>
        </w:rPr>
        <w:t>(n) )</w:t>
      </w:r>
      <w:r>
        <w:rPr>
          <w:rFonts w:cstheme="minorHAnsi" w:hint="eastAsia"/>
          <w:kern w:val="0"/>
        </w:rPr>
        <w:t>，而对于宇宙中的原子数总和</w:t>
      </w:r>
      <w:r>
        <w:rPr>
          <w:rFonts w:cstheme="minorHAnsi" w:hint="eastAsia"/>
          <w:kern w:val="0"/>
        </w:rPr>
        <w:t>n</w:t>
      </w:r>
      <w:r>
        <w:rPr>
          <w:rFonts w:cstheme="minorHAnsi" w:hint="eastAsia"/>
          <w:kern w:val="0"/>
        </w:rPr>
        <w:t>，</w:t>
      </w:r>
      <w:r>
        <w:rPr>
          <w:rFonts w:cstheme="minorHAnsi"/>
          <w:kern w:val="0"/>
        </w:rPr>
        <w:t>α</w:t>
      </w:r>
      <w:r>
        <w:rPr>
          <w:rFonts w:cstheme="minorHAnsi" w:hint="eastAsia"/>
          <w:kern w:val="0"/>
        </w:rPr>
        <w:t>(n)</w:t>
      </w:r>
      <w:r>
        <w:rPr>
          <w:rFonts w:cstheme="minorHAnsi" w:hint="eastAsia"/>
          <w:kern w:val="0"/>
        </w:rPr>
        <w:t>也</w:t>
      </w:r>
      <w:r>
        <w:rPr>
          <w:rFonts w:cstheme="minorHAnsi" w:hint="eastAsia"/>
          <w:kern w:val="0"/>
        </w:rPr>
        <w:t>&lt;=4</w:t>
      </w:r>
      <w:r>
        <w:rPr>
          <w:rFonts w:cstheme="minorHAnsi" w:hint="eastAsia"/>
          <w:kern w:val="0"/>
        </w:rPr>
        <w:t>，所以可以认为实际时间是</w:t>
      </w:r>
      <w:r>
        <w:rPr>
          <w:rFonts w:cstheme="minorHAnsi" w:hint="eastAsia"/>
          <w:kern w:val="0"/>
        </w:rPr>
        <w:t>O(n)</w:t>
      </w:r>
      <w:r>
        <w:rPr>
          <w:rFonts w:cstheme="minorHAnsi" w:hint="eastAsia"/>
          <w:kern w:val="0"/>
        </w:rPr>
        <w:t>。</w:t>
      </w:r>
    </w:p>
    <w:p w:rsidR="00CB486E" w:rsidRDefault="00CB486E" w:rsidP="009F358F">
      <w:pPr>
        <w:rPr>
          <w:kern w:val="0"/>
        </w:rPr>
      </w:pPr>
    </w:p>
    <w:p w:rsidR="001D356F" w:rsidRDefault="00BB7EAC" w:rsidP="00C249EB">
      <w:pPr>
        <w:pStyle w:val="3"/>
      </w:pPr>
      <w:r>
        <w:rPr>
          <w:rFonts w:hint="eastAsia"/>
        </w:rPr>
        <w:t>第18章：B树</w:t>
      </w:r>
    </w:p>
    <w:p w:rsidR="001D356F" w:rsidRDefault="00A14D46" w:rsidP="00C249EB">
      <w:pPr>
        <w:pStyle w:val="a3"/>
        <w:numPr>
          <w:ilvl w:val="0"/>
          <w:numId w:val="22"/>
        </w:numPr>
        <w:ind w:firstLineChars="0"/>
        <w:rPr>
          <w:kern w:val="0"/>
        </w:rPr>
      </w:pPr>
      <w:r>
        <w:rPr>
          <w:rFonts w:hint="eastAsia"/>
          <w:kern w:val="0"/>
        </w:rPr>
        <w:t>B</w:t>
      </w:r>
      <w:r>
        <w:rPr>
          <w:rFonts w:hint="eastAsia"/>
          <w:kern w:val="0"/>
        </w:rPr>
        <w:t>树与红黑树类似，但是在</w:t>
      </w:r>
      <w:r w:rsidRPr="00532D98">
        <w:rPr>
          <w:rFonts w:hint="eastAsia"/>
          <w:color w:val="00B0F0"/>
          <w:kern w:val="0"/>
          <w:u w:val="single"/>
        </w:rPr>
        <w:t>降低磁盘的</w:t>
      </w:r>
      <w:r w:rsidRPr="00532D98">
        <w:rPr>
          <w:rFonts w:hint="eastAsia"/>
          <w:color w:val="00B0F0"/>
          <w:kern w:val="0"/>
          <w:u w:val="single"/>
        </w:rPr>
        <w:t>I/O</w:t>
      </w:r>
      <w:r w:rsidRPr="00532D98">
        <w:rPr>
          <w:rFonts w:hint="eastAsia"/>
          <w:color w:val="00B0F0"/>
          <w:kern w:val="0"/>
          <w:u w:val="single"/>
        </w:rPr>
        <w:t>次数</w:t>
      </w:r>
      <w:r>
        <w:rPr>
          <w:rFonts w:hint="eastAsia"/>
          <w:kern w:val="0"/>
        </w:rPr>
        <w:t>方面要更好一些。所以</w:t>
      </w:r>
      <w:r>
        <w:rPr>
          <w:rFonts w:hint="eastAsia"/>
          <w:kern w:val="0"/>
        </w:rPr>
        <w:t>B</w:t>
      </w:r>
      <w:r>
        <w:rPr>
          <w:rFonts w:hint="eastAsia"/>
          <w:kern w:val="0"/>
        </w:rPr>
        <w:t>树一般都是应用于磁盘操作的系统中。</w:t>
      </w:r>
    </w:p>
    <w:p w:rsidR="001D356F" w:rsidRPr="00C249EB" w:rsidRDefault="00A14D46" w:rsidP="00C249EB">
      <w:pPr>
        <w:pStyle w:val="a3"/>
        <w:numPr>
          <w:ilvl w:val="0"/>
          <w:numId w:val="22"/>
        </w:numPr>
        <w:ind w:firstLineChars="0"/>
        <w:rPr>
          <w:kern w:val="0"/>
        </w:rPr>
      </w:pPr>
      <w:r>
        <w:rPr>
          <w:rFonts w:hint="eastAsia"/>
          <w:kern w:val="0"/>
        </w:rPr>
        <w:t>B</w:t>
      </w:r>
      <w:proofErr w:type="gramStart"/>
      <w:r>
        <w:rPr>
          <w:rFonts w:hint="eastAsia"/>
          <w:kern w:val="0"/>
        </w:rPr>
        <w:t>树思想</w:t>
      </w:r>
      <w:proofErr w:type="gramEnd"/>
      <w:r>
        <w:rPr>
          <w:rFonts w:hint="eastAsia"/>
          <w:kern w:val="0"/>
        </w:rPr>
        <w:t>产生在背景：</w:t>
      </w:r>
      <w:r w:rsidRPr="00A14D46">
        <w:rPr>
          <w:rFonts w:hint="eastAsia"/>
          <w:kern w:val="0"/>
        </w:rPr>
        <w:t>就是大规模数据存储中，实现索引查询这样一个实际背景下，树节点存储的元素数量是有限的（如果元素数量非常多的话，查找就退化成节点内部的线性查找了），这样</w:t>
      </w:r>
      <w:proofErr w:type="gramStart"/>
      <w:r w:rsidRPr="00A14D46">
        <w:rPr>
          <w:rFonts w:hint="eastAsia"/>
          <w:kern w:val="0"/>
        </w:rPr>
        <w:t>导致二叉查找</w:t>
      </w:r>
      <w:proofErr w:type="gramEnd"/>
      <w:r w:rsidRPr="00A14D46">
        <w:rPr>
          <w:rFonts w:hint="eastAsia"/>
          <w:kern w:val="0"/>
        </w:rPr>
        <w:t>树结构由于树的深度过大而造成磁盘</w:t>
      </w:r>
      <w:r w:rsidRPr="00A14D46">
        <w:rPr>
          <w:rFonts w:hint="eastAsia"/>
          <w:kern w:val="0"/>
        </w:rPr>
        <w:t>I/O</w:t>
      </w:r>
      <w:r w:rsidRPr="00A14D46">
        <w:rPr>
          <w:rFonts w:hint="eastAsia"/>
          <w:kern w:val="0"/>
        </w:rPr>
        <w:t>读写过于频繁，进而导致查询效率低下（</w:t>
      </w:r>
      <w:del w:id="798" w:author="tcq" w:date="2011-06-17T15:37:00Z">
        <w:r w:rsidRPr="00A14D46" w:rsidDel="000951AA">
          <w:rPr>
            <w:rFonts w:hint="eastAsia"/>
            <w:kern w:val="0"/>
          </w:rPr>
          <w:delText>为什么会出现这种情况，待会在外部存储器</w:delText>
        </w:r>
        <w:r w:rsidRPr="00A14D46" w:rsidDel="000951AA">
          <w:rPr>
            <w:rFonts w:hint="eastAsia"/>
            <w:kern w:val="0"/>
          </w:rPr>
          <w:delText>-</w:delText>
        </w:r>
        <w:r w:rsidRPr="00A14D46" w:rsidDel="000951AA">
          <w:rPr>
            <w:rFonts w:hint="eastAsia"/>
            <w:kern w:val="0"/>
          </w:rPr>
          <w:delText>磁盘中有所解释</w:delText>
        </w:r>
      </w:del>
      <w:ins w:id="799" w:author="tcq" w:date="2011-06-17T15:37:00Z">
        <w:r w:rsidR="000951AA">
          <w:rPr>
            <w:rFonts w:hint="eastAsia"/>
            <w:kern w:val="0"/>
          </w:rPr>
          <w:t>因为读取一次磁盘相当于访问了无数次内存！</w:t>
        </w:r>
      </w:ins>
      <w:r w:rsidRPr="00A14D46">
        <w:rPr>
          <w:rFonts w:hint="eastAsia"/>
          <w:kern w:val="0"/>
        </w:rPr>
        <w:t>），那么如何减少树的深度（当然是不能减少查询的数据量），一个基本的</w:t>
      </w:r>
      <w:ins w:id="800" w:author="tcq" w:date="2011-06-17T15:37:00Z">
        <w:r w:rsidR="0034135B">
          <w:rPr>
            <w:rFonts w:hint="eastAsia"/>
            <w:kern w:val="0"/>
          </w:rPr>
          <w:t>、很自然的</w:t>
        </w:r>
      </w:ins>
      <w:r w:rsidRPr="00A14D46">
        <w:rPr>
          <w:rFonts w:hint="eastAsia"/>
          <w:kern w:val="0"/>
        </w:rPr>
        <w:t>想法就是：采用多叉树结构（由于树节点元素数量是有限的，自然该节点的子</w:t>
      </w:r>
      <w:proofErr w:type="gramStart"/>
      <w:r w:rsidRPr="00A14D46">
        <w:rPr>
          <w:rFonts w:hint="eastAsia"/>
          <w:kern w:val="0"/>
        </w:rPr>
        <w:t>树数量</w:t>
      </w:r>
      <w:proofErr w:type="gramEnd"/>
      <w:r w:rsidRPr="00A14D46">
        <w:rPr>
          <w:rFonts w:hint="eastAsia"/>
          <w:kern w:val="0"/>
        </w:rPr>
        <w:t>也就是有限的）</w:t>
      </w:r>
      <w:r w:rsidR="00801D6E" w:rsidRPr="00C249EB">
        <w:rPr>
          <w:kern w:val="0"/>
          <w:vertAlign w:val="superscript"/>
        </w:rPr>
        <w:fldChar w:fldCharType="begin"/>
      </w:r>
      <w:r w:rsidR="00801D6E" w:rsidRPr="00C249EB">
        <w:rPr>
          <w:kern w:val="0"/>
          <w:vertAlign w:val="superscript"/>
        </w:rPr>
        <w:instrText xml:space="preserve"> REF _Ref295387247 \r \h </w:instrText>
      </w:r>
      <w:r w:rsidR="00301DF8">
        <w:rPr>
          <w:kern w:val="0"/>
          <w:vertAlign w:val="superscript"/>
        </w:rPr>
        <w:instrText xml:space="preserve"> \* MERGEFORMAT </w:instrText>
      </w:r>
      <w:r w:rsidR="00801D6E" w:rsidRPr="00C249EB">
        <w:rPr>
          <w:kern w:val="0"/>
          <w:vertAlign w:val="superscript"/>
        </w:rPr>
      </w:r>
      <w:r w:rsidR="00801D6E" w:rsidRPr="00C249EB">
        <w:rPr>
          <w:kern w:val="0"/>
          <w:vertAlign w:val="superscript"/>
        </w:rPr>
        <w:fldChar w:fldCharType="separate"/>
      </w:r>
      <w:ins w:id="801" w:author="tcq" w:date="2011-06-17T23:43:00Z">
        <w:r w:rsidR="00C10BE2">
          <w:rPr>
            <w:kern w:val="0"/>
            <w:vertAlign w:val="superscript"/>
          </w:rPr>
          <w:t>[1]</w:t>
        </w:r>
      </w:ins>
      <w:del w:id="802" w:author="tcq" w:date="2011-06-17T23:43:00Z">
        <w:r w:rsidR="00B53E27" w:rsidDel="00C10BE2">
          <w:rPr>
            <w:kern w:val="0"/>
            <w:vertAlign w:val="superscript"/>
          </w:rPr>
          <w:delText>[5]</w:delText>
        </w:r>
      </w:del>
      <w:r w:rsidR="00801D6E" w:rsidRPr="00C249EB">
        <w:rPr>
          <w:kern w:val="0"/>
          <w:vertAlign w:val="superscript"/>
        </w:rPr>
        <w:fldChar w:fldCharType="end"/>
      </w:r>
    </w:p>
    <w:p w:rsidR="001D356F" w:rsidRDefault="007660D8" w:rsidP="00C249EB">
      <w:pPr>
        <w:pStyle w:val="a3"/>
        <w:numPr>
          <w:ilvl w:val="0"/>
          <w:numId w:val="22"/>
        </w:numPr>
        <w:ind w:firstLineChars="0"/>
        <w:rPr>
          <w:kern w:val="0"/>
        </w:rPr>
      </w:pPr>
      <w:r>
        <w:rPr>
          <w:rFonts w:hint="eastAsia"/>
          <w:kern w:val="0"/>
        </w:rPr>
        <w:t>在大多数系统中，</w:t>
      </w:r>
      <w:r>
        <w:rPr>
          <w:rFonts w:hint="eastAsia"/>
          <w:kern w:val="0"/>
        </w:rPr>
        <w:t>B</w:t>
      </w:r>
      <w:r>
        <w:rPr>
          <w:rFonts w:hint="eastAsia"/>
          <w:kern w:val="0"/>
        </w:rPr>
        <w:t>树算法的运行时间主要由它所执行的</w:t>
      </w:r>
      <w:r>
        <w:rPr>
          <w:rFonts w:hint="eastAsia"/>
          <w:kern w:val="0"/>
        </w:rPr>
        <w:t>disk-read</w:t>
      </w:r>
      <w:r>
        <w:rPr>
          <w:rFonts w:hint="eastAsia"/>
          <w:kern w:val="0"/>
        </w:rPr>
        <w:t>和</w:t>
      </w:r>
      <w:r>
        <w:rPr>
          <w:rFonts w:hint="eastAsia"/>
          <w:kern w:val="0"/>
        </w:rPr>
        <w:t>disk-write</w:t>
      </w:r>
      <w:r>
        <w:rPr>
          <w:rFonts w:hint="eastAsia"/>
          <w:kern w:val="0"/>
        </w:rPr>
        <w:t>操作的次数所决定，因而应该有效地使用这两种操作，即让它们读取更多的信息更少的次数。由于这个原因，在</w:t>
      </w:r>
      <w:r>
        <w:rPr>
          <w:rFonts w:hint="eastAsia"/>
          <w:kern w:val="0"/>
        </w:rPr>
        <w:t>B</w:t>
      </w:r>
      <w:r>
        <w:rPr>
          <w:rFonts w:hint="eastAsia"/>
          <w:kern w:val="0"/>
        </w:rPr>
        <w:t>树中，一个结点的大小通常相当于一个完整的磁盘页。因此，一个</w:t>
      </w:r>
      <w:r>
        <w:rPr>
          <w:rFonts w:hint="eastAsia"/>
          <w:kern w:val="0"/>
        </w:rPr>
        <w:t>B</w:t>
      </w:r>
      <w:r>
        <w:rPr>
          <w:rFonts w:hint="eastAsia"/>
          <w:kern w:val="0"/>
        </w:rPr>
        <w:t>树结点可以拥有的子女数就由磁盘页的大小所决定。</w:t>
      </w:r>
    </w:p>
    <w:p w:rsidR="001D356F" w:rsidRDefault="001926DA" w:rsidP="00C249EB">
      <w:pPr>
        <w:pStyle w:val="a3"/>
        <w:numPr>
          <w:ilvl w:val="0"/>
          <w:numId w:val="22"/>
        </w:numPr>
        <w:ind w:firstLineChars="0"/>
        <w:rPr>
          <w:kern w:val="0"/>
        </w:rPr>
      </w:pPr>
      <w:r>
        <w:rPr>
          <w:rFonts w:hint="eastAsia"/>
          <w:kern w:val="0"/>
        </w:rPr>
        <w:t>很明显：</w:t>
      </w:r>
      <w:r>
        <w:rPr>
          <w:rFonts w:hint="eastAsia"/>
          <w:kern w:val="0"/>
        </w:rPr>
        <w:t>B</w:t>
      </w:r>
      <w:r>
        <w:rPr>
          <w:rFonts w:hint="eastAsia"/>
          <w:kern w:val="0"/>
        </w:rPr>
        <w:t>树的分支因子越大越好，因为这样运行时间的绝大部分都是由磁盘存取次数决定的。分支因子越大，需要进行的磁盘存取次数就越少。</w:t>
      </w:r>
      <w:ins w:id="803" w:author="tcq" w:date="2011-06-17T15:39:00Z">
        <w:r w:rsidR="00D15629">
          <w:rPr>
            <w:kern w:val="0"/>
          </w:rPr>
          <w:br/>
        </w:r>
      </w:ins>
      <w:ins w:id="804" w:author="tcq" w:date="2011-06-17T15:38:00Z">
        <w:r w:rsidR="00696ECA">
          <w:rPr>
            <w:rFonts w:hint="eastAsia"/>
            <w:kern w:val="0"/>
          </w:rPr>
          <w:t>但是这个分支因子是有限制的，一个结点的总大小不能大于磁盘中一个页的大小，否则在一个结点内操作时还要来回访问内存，反而会拖慢效率。</w:t>
        </w:r>
      </w:ins>
    </w:p>
    <w:p w:rsidR="001D356F" w:rsidRDefault="001926DA" w:rsidP="00C249EB">
      <w:pPr>
        <w:pStyle w:val="a3"/>
        <w:numPr>
          <w:ilvl w:val="0"/>
          <w:numId w:val="22"/>
        </w:numPr>
        <w:ind w:firstLineChars="0"/>
        <w:rPr>
          <w:kern w:val="0"/>
        </w:rPr>
      </w:pPr>
      <w:r>
        <w:rPr>
          <w:rFonts w:hint="eastAsia"/>
          <w:kern w:val="0"/>
        </w:rPr>
        <w:t>一个常见的</w:t>
      </w:r>
      <w:r>
        <w:rPr>
          <w:rFonts w:hint="eastAsia"/>
          <w:kern w:val="0"/>
        </w:rPr>
        <w:t>B</w:t>
      </w:r>
      <w:r>
        <w:rPr>
          <w:rFonts w:hint="eastAsia"/>
          <w:kern w:val="0"/>
        </w:rPr>
        <w:t>树的变形，称作为</w:t>
      </w:r>
      <w:r>
        <w:rPr>
          <w:rFonts w:hint="eastAsia"/>
          <w:kern w:val="0"/>
        </w:rPr>
        <w:t>B</w:t>
      </w:r>
      <w:r>
        <w:rPr>
          <w:rFonts w:hint="eastAsia"/>
          <w:kern w:val="0"/>
        </w:rPr>
        <w:t>＋树，所有的附属数据都保存在叶结点中，只将关键字和子女指针保存于内结点里，因此最大化了内结点的分支因子。</w:t>
      </w:r>
    </w:p>
    <w:p w:rsidR="001D356F" w:rsidRDefault="001926DA" w:rsidP="00C249EB">
      <w:pPr>
        <w:pStyle w:val="a3"/>
        <w:numPr>
          <w:ilvl w:val="0"/>
          <w:numId w:val="22"/>
        </w:numPr>
        <w:ind w:firstLineChars="0"/>
        <w:rPr>
          <w:kern w:val="0"/>
        </w:rPr>
      </w:pPr>
      <w:r w:rsidRPr="001926DA">
        <w:rPr>
          <w:rFonts w:hint="eastAsia"/>
          <w:kern w:val="0"/>
        </w:rPr>
        <w:t xml:space="preserve">B </w:t>
      </w:r>
      <w:r w:rsidRPr="001926DA">
        <w:rPr>
          <w:rFonts w:hint="eastAsia"/>
          <w:kern w:val="0"/>
        </w:rPr>
        <w:t>树又</w:t>
      </w:r>
      <w:proofErr w:type="gramStart"/>
      <w:r w:rsidRPr="001926DA">
        <w:rPr>
          <w:rFonts w:hint="eastAsia"/>
          <w:kern w:val="0"/>
        </w:rPr>
        <w:t>叫平衡</w:t>
      </w:r>
      <w:proofErr w:type="gramEnd"/>
      <w:r w:rsidRPr="001926DA">
        <w:rPr>
          <w:rFonts w:hint="eastAsia"/>
          <w:kern w:val="0"/>
        </w:rPr>
        <w:t>多路查找树。一棵</w:t>
      </w:r>
      <w:r w:rsidR="0014641B">
        <w:rPr>
          <w:rFonts w:hint="eastAsia"/>
          <w:kern w:val="0"/>
        </w:rPr>
        <w:t>t</w:t>
      </w:r>
      <w:r w:rsidR="000D3C5C">
        <w:rPr>
          <w:rFonts w:hint="eastAsia"/>
          <w:kern w:val="0"/>
        </w:rPr>
        <w:t>（</w:t>
      </w:r>
      <w:r w:rsidR="00801D6E" w:rsidRPr="00C249EB">
        <w:rPr>
          <w:color w:val="FF0000"/>
          <w:kern w:val="0"/>
        </w:rPr>
        <w:t>t&gt;=2</w:t>
      </w:r>
      <w:r w:rsidR="00801D6E" w:rsidRPr="00C249EB">
        <w:rPr>
          <w:rFonts w:hint="eastAsia"/>
          <w:color w:val="FF0000"/>
          <w:kern w:val="0"/>
        </w:rPr>
        <w:t>，</w:t>
      </w:r>
      <w:r w:rsidR="00801D6E" w:rsidRPr="00C249EB">
        <w:rPr>
          <w:color w:val="FF0000"/>
          <w:kern w:val="0"/>
        </w:rPr>
        <w:t>t</w:t>
      </w:r>
      <w:r w:rsidR="00801D6E" w:rsidRPr="00C249EB">
        <w:rPr>
          <w:rFonts w:hint="eastAsia"/>
          <w:color w:val="FF0000"/>
          <w:kern w:val="0"/>
        </w:rPr>
        <w:t>是</w:t>
      </w:r>
      <w:r w:rsidR="00F256AF">
        <w:rPr>
          <w:rFonts w:hint="eastAsia"/>
          <w:color w:val="FF0000"/>
          <w:kern w:val="0"/>
        </w:rPr>
        <w:t>B</w:t>
      </w:r>
      <w:r w:rsidR="00801D6E" w:rsidRPr="00C249EB">
        <w:rPr>
          <w:rFonts w:hint="eastAsia"/>
          <w:color w:val="FF0000"/>
          <w:kern w:val="0"/>
        </w:rPr>
        <w:t>树的最小度数</w:t>
      </w:r>
      <w:r w:rsidR="000D3C5C">
        <w:rPr>
          <w:rFonts w:hint="eastAsia"/>
          <w:kern w:val="0"/>
        </w:rPr>
        <w:t>）</w:t>
      </w:r>
      <w:r w:rsidRPr="001926DA">
        <w:rPr>
          <w:rFonts w:hint="eastAsia"/>
          <w:kern w:val="0"/>
        </w:rPr>
        <w:t>阶的</w:t>
      </w:r>
      <w:r w:rsidRPr="001926DA">
        <w:rPr>
          <w:rFonts w:hint="eastAsia"/>
          <w:kern w:val="0"/>
        </w:rPr>
        <w:t xml:space="preserve">B </w:t>
      </w:r>
      <w:r w:rsidRPr="001926DA">
        <w:rPr>
          <w:rFonts w:hint="eastAsia"/>
          <w:kern w:val="0"/>
        </w:rPr>
        <w:t>树的特性如下：</w:t>
      </w:r>
      <w:r w:rsidR="00547990">
        <w:rPr>
          <w:kern w:val="0"/>
        </w:rPr>
        <w:br/>
      </w:r>
      <w:r w:rsidR="00ED0D62" w:rsidRPr="00C249EB">
        <w:rPr>
          <w:noProof/>
          <w:color w:val="000000"/>
        </w:rPr>
        <w:drawing>
          <wp:inline distT="0" distB="0" distL="0" distR="0" wp14:anchorId="44798BE4" wp14:editId="05F889E4">
            <wp:extent cx="5828030" cy="1778635"/>
            <wp:effectExtent l="19050" t="0" r="1270" b="0"/>
            <wp:docPr id="7" name="图片 7" descr="http://hi.csdn.net/attachment/201106/7/8394323_130745821166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6/7/8394323_130745821166Sc.jpg"/>
                    <pic:cNvPicPr>
                      <a:picLocks noChangeAspect="1" noChangeArrowheads="1"/>
                    </pic:cNvPicPr>
                  </pic:nvPicPr>
                  <pic:blipFill>
                    <a:blip r:embed="rId23"/>
                    <a:srcRect/>
                    <a:stretch>
                      <a:fillRect/>
                    </a:stretch>
                  </pic:blipFill>
                  <pic:spPr bwMode="auto">
                    <a:xfrm>
                      <a:off x="0" y="0"/>
                      <a:ext cx="5828030" cy="1778635"/>
                    </a:xfrm>
                    <a:prstGeom prst="rect">
                      <a:avLst/>
                    </a:prstGeom>
                    <a:noFill/>
                    <a:ln w="9525">
                      <a:noFill/>
                      <a:miter lim="800000"/>
                      <a:headEnd/>
                      <a:tailEnd/>
                    </a:ln>
                  </pic:spPr>
                </pic:pic>
              </a:graphicData>
            </a:graphic>
          </wp:inline>
        </w:drawing>
      </w:r>
    </w:p>
    <w:p w:rsidR="001D356F" w:rsidRDefault="00A53AA6" w:rsidP="00C249EB">
      <w:pPr>
        <w:pStyle w:val="a3"/>
        <w:numPr>
          <w:ilvl w:val="1"/>
          <w:numId w:val="22"/>
        </w:numPr>
        <w:ind w:firstLineChars="0"/>
        <w:rPr>
          <w:kern w:val="0"/>
        </w:rPr>
      </w:pPr>
      <w:r>
        <w:rPr>
          <w:rFonts w:hint="eastAsia"/>
          <w:kern w:val="0"/>
        </w:rPr>
        <w:t>每个叶子结点具有相同的深度，即树的高度</w:t>
      </w:r>
      <w:r>
        <w:rPr>
          <w:rFonts w:hint="eastAsia"/>
          <w:kern w:val="0"/>
        </w:rPr>
        <w:t>h</w:t>
      </w:r>
      <w:r>
        <w:rPr>
          <w:rFonts w:hint="eastAsia"/>
          <w:kern w:val="0"/>
        </w:rPr>
        <w:t>。</w:t>
      </w:r>
    </w:p>
    <w:p w:rsidR="001D356F" w:rsidRDefault="00E2251A" w:rsidP="00C249EB">
      <w:pPr>
        <w:pStyle w:val="a3"/>
        <w:numPr>
          <w:ilvl w:val="1"/>
          <w:numId w:val="22"/>
        </w:numPr>
        <w:ind w:firstLineChars="0"/>
        <w:rPr>
          <w:kern w:val="0"/>
        </w:rPr>
      </w:pPr>
      <w:r>
        <w:rPr>
          <w:rFonts w:hint="eastAsia"/>
          <w:kern w:val="0"/>
        </w:rPr>
        <w:t>每一个结点能包含的关键字数有一个上界和下界，这些界可用</w:t>
      </w:r>
      <w:r>
        <w:rPr>
          <w:rFonts w:hint="eastAsia"/>
          <w:kern w:val="0"/>
        </w:rPr>
        <w:t>B</w:t>
      </w:r>
      <w:r>
        <w:rPr>
          <w:rFonts w:hint="eastAsia"/>
          <w:kern w:val="0"/>
        </w:rPr>
        <w:t>树的</w:t>
      </w:r>
      <w:r w:rsidR="00801D6E" w:rsidRPr="00C249EB">
        <w:rPr>
          <w:rFonts w:hint="eastAsia"/>
          <w:color w:val="FF0000"/>
          <w:kern w:val="0"/>
        </w:rPr>
        <w:t>最小度数</w:t>
      </w:r>
      <w:r w:rsidR="00801D6E" w:rsidRPr="00C249EB">
        <w:rPr>
          <w:color w:val="FF0000"/>
          <w:kern w:val="0"/>
        </w:rPr>
        <w:t>t</w:t>
      </w:r>
      <w:r>
        <w:rPr>
          <w:rFonts w:hint="eastAsia"/>
          <w:kern w:val="0"/>
        </w:rPr>
        <w:t>来表示</w:t>
      </w:r>
      <w:r w:rsidR="002D3E64">
        <w:rPr>
          <w:rFonts w:hint="eastAsia"/>
          <w:kern w:val="0"/>
        </w:rPr>
        <w:t>（</w:t>
      </w:r>
      <w:r w:rsidR="00801D6E" w:rsidRPr="00C249EB">
        <w:rPr>
          <w:color w:val="FF0000"/>
          <w:kern w:val="0"/>
        </w:rPr>
        <w:t>t-1 &lt;= n &lt;= 2t-1</w:t>
      </w:r>
      <w:r w:rsidR="002D3E64">
        <w:rPr>
          <w:rFonts w:hint="eastAsia"/>
          <w:kern w:val="0"/>
        </w:rPr>
        <w:t>）</w:t>
      </w:r>
      <w:r>
        <w:rPr>
          <w:rFonts w:hint="eastAsia"/>
          <w:kern w:val="0"/>
        </w:rPr>
        <w:t>：</w:t>
      </w:r>
    </w:p>
    <w:p w:rsidR="001D356F" w:rsidRPr="00C249EB" w:rsidRDefault="00A53AA6" w:rsidP="00C249EB">
      <w:pPr>
        <w:pStyle w:val="a3"/>
        <w:numPr>
          <w:ilvl w:val="2"/>
          <w:numId w:val="22"/>
        </w:numPr>
        <w:ind w:left="993" w:firstLineChars="0" w:hanging="153"/>
        <w:rPr>
          <w:rStyle w:val="apple-style-span"/>
          <w:kern w:val="0"/>
        </w:rPr>
      </w:pPr>
      <w:proofErr w:type="gramStart"/>
      <w:r>
        <w:rPr>
          <w:rStyle w:val="apple-style-span"/>
          <w:rFonts w:ascii="Verdana" w:hAnsi="Verdana"/>
          <w:color w:val="000000"/>
        </w:rPr>
        <w:t>每个非根</w:t>
      </w:r>
      <w:proofErr w:type="gramEnd"/>
      <w:r>
        <w:rPr>
          <w:rStyle w:val="apple-style-span"/>
          <w:rFonts w:ascii="Verdana" w:hAnsi="Verdana"/>
          <w:color w:val="000000"/>
        </w:rPr>
        <w:t>的结点必须至少含有</w:t>
      </w:r>
      <w:r>
        <w:rPr>
          <w:rStyle w:val="apple-style-span"/>
          <w:rFonts w:ascii="Verdana" w:hAnsi="Verdana"/>
          <w:color w:val="000000"/>
        </w:rPr>
        <w:t>t-1</w:t>
      </w:r>
      <w:r>
        <w:rPr>
          <w:rStyle w:val="apple-style-span"/>
          <w:rFonts w:ascii="Verdana" w:hAnsi="Verdana"/>
          <w:color w:val="000000"/>
        </w:rPr>
        <w:t>个关键字。</w:t>
      </w:r>
      <w:proofErr w:type="gramStart"/>
      <w:r>
        <w:rPr>
          <w:rStyle w:val="apple-style-span"/>
          <w:rFonts w:ascii="Verdana" w:hAnsi="Verdana"/>
          <w:color w:val="000000"/>
        </w:rPr>
        <w:t>每个非根</w:t>
      </w:r>
      <w:proofErr w:type="gramEnd"/>
      <w:r>
        <w:rPr>
          <w:rStyle w:val="apple-style-span"/>
          <w:rFonts w:ascii="Verdana" w:hAnsi="Verdana"/>
          <w:color w:val="000000"/>
        </w:rPr>
        <w:t>的内结点至少有</w:t>
      </w:r>
      <w:r>
        <w:rPr>
          <w:rStyle w:val="apple-style-span"/>
          <w:rFonts w:ascii="Verdana" w:hAnsi="Verdana"/>
          <w:color w:val="000000"/>
        </w:rPr>
        <w:t>t</w:t>
      </w:r>
      <w:proofErr w:type="gramStart"/>
      <w:r>
        <w:rPr>
          <w:rStyle w:val="apple-style-span"/>
          <w:rFonts w:ascii="Verdana" w:hAnsi="Verdana"/>
          <w:color w:val="000000"/>
        </w:rPr>
        <w:t>个</w:t>
      </w:r>
      <w:proofErr w:type="gramEnd"/>
      <w:r>
        <w:rPr>
          <w:rStyle w:val="apple-style-span"/>
          <w:rFonts w:ascii="Verdana" w:hAnsi="Verdana"/>
          <w:color w:val="000000"/>
        </w:rPr>
        <w:t>子女。如果树是非空的，则根结点至少包含一个关键字</w:t>
      </w:r>
      <w:r>
        <w:rPr>
          <w:rStyle w:val="apple-style-span"/>
          <w:rFonts w:ascii="Verdana" w:hAnsi="Verdana" w:hint="eastAsia"/>
          <w:color w:val="000000"/>
        </w:rPr>
        <w:t>（同时意味着</w:t>
      </w:r>
      <w:r>
        <w:rPr>
          <w:rStyle w:val="apple-style-span"/>
          <w:rFonts w:ascii="Verdana" w:hAnsi="Verdana" w:hint="eastAsia"/>
          <w:color w:val="000000"/>
        </w:rPr>
        <w:t>2</w:t>
      </w:r>
      <w:r>
        <w:rPr>
          <w:rStyle w:val="apple-style-span"/>
          <w:rFonts w:ascii="Verdana" w:hAnsi="Verdana" w:hint="eastAsia"/>
          <w:color w:val="000000"/>
        </w:rPr>
        <w:t>个子女</w:t>
      </w:r>
      <w:r w:rsidR="006C499E">
        <w:rPr>
          <w:rStyle w:val="apple-style-span"/>
          <w:rFonts w:ascii="Verdana" w:hAnsi="Verdana" w:hint="eastAsia"/>
          <w:color w:val="000000"/>
        </w:rPr>
        <w:t>，</w:t>
      </w:r>
      <w:r w:rsidR="00801D6E" w:rsidRPr="00C249EB">
        <w:rPr>
          <w:rStyle w:val="apple-style-span"/>
          <w:rFonts w:ascii="Verdana" w:hAnsi="Verdana" w:hint="eastAsia"/>
          <w:color w:val="000000"/>
          <w:u w:val="single"/>
        </w:rPr>
        <w:t>根结点的下限永远是</w:t>
      </w:r>
      <w:r w:rsidR="00801D6E" w:rsidRPr="00C249EB">
        <w:rPr>
          <w:rStyle w:val="apple-style-span"/>
          <w:rFonts w:ascii="Verdana" w:hAnsi="Verdana"/>
          <w:color w:val="000000"/>
          <w:u w:val="single"/>
        </w:rPr>
        <w:t>1</w:t>
      </w:r>
      <w:r w:rsidR="00801D6E" w:rsidRPr="00C249EB">
        <w:rPr>
          <w:rStyle w:val="apple-style-span"/>
          <w:rFonts w:ascii="Verdana" w:hAnsi="Verdana" w:hint="eastAsia"/>
          <w:color w:val="000000"/>
          <w:u w:val="single"/>
        </w:rPr>
        <w:t>个关键字，</w:t>
      </w:r>
      <w:r w:rsidR="00801D6E" w:rsidRPr="00C249EB">
        <w:rPr>
          <w:rStyle w:val="apple-style-span"/>
          <w:rFonts w:ascii="Verdana" w:hAnsi="Verdana"/>
          <w:color w:val="000000"/>
          <w:u w:val="single"/>
        </w:rPr>
        <w:t>2</w:t>
      </w:r>
      <w:r w:rsidR="00801D6E" w:rsidRPr="00C249EB">
        <w:rPr>
          <w:rStyle w:val="apple-style-span"/>
          <w:rFonts w:ascii="Verdana" w:hAnsi="Verdana" w:hint="eastAsia"/>
          <w:color w:val="000000"/>
          <w:u w:val="single"/>
        </w:rPr>
        <w:t>个女子</w:t>
      </w:r>
      <w:r>
        <w:rPr>
          <w:rStyle w:val="apple-style-span"/>
          <w:rFonts w:ascii="Verdana" w:hAnsi="Verdana" w:hint="eastAsia"/>
          <w:color w:val="000000"/>
        </w:rPr>
        <w:t>）</w:t>
      </w:r>
      <w:r>
        <w:rPr>
          <w:rStyle w:val="apple-style-span"/>
          <w:rFonts w:ascii="Verdana" w:hAnsi="Verdana"/>
          <w:color w:val="000000"/>
        </w:rPr>
        <w:t>；</w:t>
      </w:r>
    </w:p>
    <w:p w:rsidR="001D356F" w:rsidRDefault="00C73420" w:rsidP="00C249EB">
      <w:pPr>
        <w:pStyle w:val="a3"/>
        <w:numPr>
          <w:ilvl w:val="2"/>
          <w:numId w:val="22"/>
        </w:numPr>
        <w:ind w:left="993" w:firstLineChars="0" w:hanging="153"/>
        <w:rPr>
          <w:kern w:val="0"/>
        </w:rPr>
      </w:pPr>
      <w:r>
        <w:rPr>
          <w:rStyle w:val="apple-style-span"/>
          <w:rFonts w:ascii="Verdana" w:hAnsi="Verdana"/>
          <w:color w:val="000000"/>
        </w:rPr>
        <w:t>每个结点可包含</w:t>
      </w:r>
      <w:r>
        <w:rPr>
          <w:rStyle w:val="apple-style-span"/>
          <w:rFonts w:ascii="Verdana" w:hAnsi="Verdana" w:hint="eastAsia"/>
          <w:color w:val="000000"/>
        </w:rPr>
        <w:t>至</w:t>
      </w:r>
      <w:r w:rsidR="000D3C5C">
        <w:rPr>
          <w:rStyle w:val="apple-style-span"/>
          <w:rFonts w:ascii="Verdana" w:hAnsi="Verdana"/>
          <w:color w:val="000000"/>
        </w:rPr>
        <w:t>多</w:t>
      </w:r>
      <w:r w:rsidR="000D3C5C">
        <w:rPr>
          <w:rStyle w:val="apple-style-span"/>
          <w:rFonts w:ascii="Verdana" w:hAnsi="Verdana"/>
          <w:color w:val="000000"/>
        </w:rPr>
        <w:t>2t-1</w:t>
      </w:r>
      <w:r w:rsidR="000D3C5C">
        <w:rPr>
          <w:rStyle w:val="apple-style-span"/>
          <w:rFonts w:ascii="Verdana" w:hAnsi="Verdana"/>
          <w:color w:val="000000"/>
        </w:rPr>
        <w:t>个关键字。所以一个内结点至多可有</w:t>
      </w:r>
      <w:r w:rsidR="000D3C5C">
        <w:rPr>
          <w:rStyle w:val="apple-style-span"/>
          <w:rFonts w:ascii="Verdana" w:hAnsi="Verdana"/>
          <w:color w:val="000000"/>
        </w:rPr>
        <w:t>2t</w:t>
      </w:r>
      <w:proofErr w:type="gramStart"/>
      <w:r w:rsidR="000D3C5C">
        <w:rPr>
          <w:rStyle w:val="apple-style-span"/>
          <w:rFonts w:ascii="Verdana" w:hAnsi="Verdana"/>
          <w:color w:val="000000"/>
        </w:rPr>
        <w:t>个</w:t>
      </w:r>
      <w:proofErr w:type="gramEnd"/>
      <w:r w:rsidR="000D3C5C">
        <w:rPr>
          <w:rStyle w:val="apple-style-span"/>
          <w:rFonts w:ascii="Verdana" w:hAnsi="Verdana"/>
          <w:color w:val="000000"/>
        </w:rPr>
        <w:t>子女。如果一个结点恰好有</w:t>
      </w:r>
      <w:r w:rsidR="000D3C5C">
        <w:rPr>
          <w:rStyle w:val="apple-style-span"/>
          <w:rFonts w:ascii="Verdana" w:hAnsi="Verdana"/>
          <w:color w:val="000000"/>
        </w:rPr>
        <w:t>2t-1</w:t>
      </w:r>
      <w:r w:rsidR="000D3C5C">
        <w:rPr>
          <w:rStyle w:val="apple-style-span"/>
          <w:rFonts w:ascii="Verdana" w:hAnsi="Verdana"/>
          <w:color w:val="000000"/>
        </w:rPr>
        <w:t>个关键字，我们就说这个结点是满的</w:t>
      </w:r>
      <w:r w:rsidR="000D3C5C">
        <w:rPr>
          <w:rStyle w:val="apple-style-span"/>
          <w:rFonts w:ascii="Verdana" w:hAnsi="Verdana" w:hint="eastAsia"/>
          <w:color w:val="000000"/>
        </w:rPr>
        <w:t>；</w:t>
      </w:r>
    </w:p>
    <w:p w:rsidR="001D356F" w:rsidRDefault="001926DA" w:rsidP="00C249EB">
      <w:pPr>
        <w:pStyle w:val="a3"/>
        <w:numPr>
          <w:ilvl w:val="1"/>
          <w:numId w:val="22"/>
        </w:numPr>
        <w:ind w:firstLineChars="0"/>
        <w:rPr>
          <w:kern w:val="0"/>
        </w:rPr>
      </w:pPr>
      <w:proofErr w:type="gramStart"/>
      <w:r w:rsidRPr="001926DA">
        <w:rPr>
          <w:rFonts w:hint="eastAsia"/>
          <w:kern w:val="0"/>
        </w:rPr>
        <w:t>每个非</w:t>
      </w:r>
      <w:proofErr w:type="gramEnd"/>
      <w:r w:rsidRPr="001926DA">
        <w:rPr>
          <w:rFonts w:hint="eastAsia"/>
          <w:kern w:val="0"/>
        </w:rPr>
        <w:t>终端结点中包含有</w:t>
      </w:r>
      <w:r w:rsidRPr="001926DA">
        <w:rPr>
          <w:rFonts w:hint="eastAsia"/>
          <w:kern w:val="0"/>
        </w:rPr>
        <w:t>n</w:t>
      </w:r>
      <w:proofErr w:type="gramStart"/>
      <w:r w:rsidRPr="001926DA">
        <w:rPr>
          <w:rFonts w:hint="eastAsia"/>
          <w:kern w:val="0"/>
        </w:rPr>
        <w:t>个</w:t>
      </w:r>
      <w:proofErr w:type="gramEnd"/>
      <w:r w:rsidRPr="001926DA">
        <w:rPr>
          <w:rFonts w:hint="eastAsia"/>
          <w:kern w:val="0"/>
        </w:rPr>
        <w:t>关键字信息：</w:t>
      </w:r>
      <w:r w:rsidRPr="001926DA">
        <w:rPr>
          <w:rFonts w:hint="eastAsia"/>
          <w:kern w:val="0"/>
        </w:rPr>
        <w:t xml:space="preserve"> (n</w:t>
      </w:r>
      <w:r w:rsidRPr="001926DA">
        <w:rPr>
          <w:rFonts w:hint="eastAsia"/>
          <w:kern w:val="0"/>
        </w:rPr>
        <w:t>，</w:t>
      </w:r>
      <w:r w:rsidRPr="001926DA">
        <w:rPr>
          <w:rFonts w:hint="eastAsia"/>
          <w:kern w:val="0"/>
        </w:rPr>
        <w:t>P0</w:t>
      </w:r>
      <w:r w:rsidRPr="001926DA">
        <w:rPr>
          <w:rFonts w:hint="eastAsia"/>
          <w:kern w:val="0"/>
        </w:rPr>
        <w:t>，</w:t>
      </w:r>
      <w:r w:rsidRPr="001926DA">
        <w:rPr>
          <w:rFonts w:hint="eastAsia"/>
          <w:kern w:val="0"/>
        </w:rPr>
        <w:t>K1</w:t>
      </w:r>
      <w:r w:rsidRPr="001926DA">
        <w:rPr>
          <w:rFonts w:hint="eastAsia"/>
          <w:kern w:val="0"/>
        </w:rPr>
        <w:t>，</w:t>
      </w:r>
      <w:r w:rsidRPr="001926DA">
        <w:rPr>
          <w:rFonts w:hint="eastAsia"/>
          <w:kern w:val="0"/>
        </w:rPr>
        <w:t>P1</w:t>
      </w:r>
      <w:r w:rsidRPr="001926DA">
        <w:rPr>
          <w:rFonts w:hint="eastAsia"/>
          <w:kern w:val="0"/>
        </w:rPr>
        <w:t>，</w:t>
      </w:r>
      <w:r w:rsidRPr="001926DA">
        <w:rPr>
          <w:rFonts w:hint="eastAsia"/>
          <w:kern w:val="0"/>
        </w:rPr>
        <w:t>K2</w:t>
      </w:r>
      <w:r w:rsidRPr="001926DA">
        <w:rPr>
          <w:rFonts w:hint="eastAsia"/>
          <w:kern w:val="0"/>
        </w:rPr>
        <w:t>，</w:t>
      </w:r>
      <w:r w:rsidRPr="001926DA">
        <w:rPr>
          <w:rFonts w:hint="eastAsia"/>
          <w:kern w:val="0"/>
        </w:rPr>
        <w:t>P2</w:t>
      </w:r>
      <w:r w:rsidRPr="001926DA">
        <w:rPr>
          <w:rFonts w:hint="eastAsia"/>
          <w:kern w:val="0"/>
        </w:rPr>
        <w:t>，</w:t>
      </w:r>
      <w:r w:rsidRPr="001926DA">
        <w:rPr>
          <w:rFonts w:hint="eastAsia"/>
          <w:kern w:val="0"/>
        </w:rPr>
        <w:t>......</w:t>
      </w:r>
      <w:r w:rsidRPr="001926DA">
        <w:rPr>
          <w:rFonts w:hint="eastAsia"/>
          <w:kern w:val="0"/>
        </w:rPr>
        <w:t>，</w:t>
      </w:r>
      <w:r w:rsidRPr="001926DA">
        <w:rPr>
          <w:rFonts w:hint="eastAsia"/>
          <w:kern w:val="0"/>
        </w:rPr>
        <w:t>Kn</w:t>
      </w:r>
      <w:r w:rsidRPr="001926DA">
        <w:rPr>
          <w:rFonts w:hint="eastAsia"/>
          <w:kern w:val="0"/>
        </w:rPr>
        <w:t>，</w:t>
      </w:r>
      <w:r w:rsidRPr="001926DA">
        <w:rPr>
          <w:rFonts w:hint="eastAsia"/>
          <w:kern w:val="0"/>
        </w:rPr>
        <w:t>Pn)</w:t>
      </w:r>
      <w:r w:rsidRPr="001926DA">
        <w:rPr>
          <w:rFonts w:hint="eastAsia"/>
          <w:kern w:val="0"/>
        </w:rPr>
        <w:t>。其中：</w:t>
      </w:r>
    </w:p>
    <w:p w:rsidR="001D356F" w:rsidRDefault="001926DA" w:rsidP="00C249EB">
      <w:pPr>
        <w:pStyle w:val="a3"/>
        <w:numPr>
          <w:ilvl w:val="2"/>
          <w:numId w:val="22"/>
        </w:numPr>
        <w:ind w:firstLineChars="0"/>
        <w:rPr>
          <w:kern w:val="0"/>
        </w:rPr>
      </w:pPr>
      <w:r w:rsidRPr="001926DA">
        <w:rPr>
          <w:rFonts w:hint="eastAsia"/>
          <w:kern w:val="0"/>
        </w:rPr>
        <w:t>Ki (i=1...n)</w:t>
      </w:r>
      <w:r w:rsidRPr="001926DA">
        <w:rPr>
          <w:rFonts w:hint="eastAsia"/>
          <w:kern w:val="0"/>
        </w:rPr>
        <w:t>为关键字，且关键字按顺序升序排序</w:t>
      </w:r>
      <w:r w:rsidRPr="001926DA">
        <w:rPr>
          <w:rFonts w:hint="eastAsia"/>
          <w:kern w:val="0"/>
        </w:rPr>
        <w:t>K(i-1)&lt; Ki</w:t>
      </w:r>
      <w:r w:rsidRPr="001926DA">
        <w:rPr>
          <w:rFonts w:hint="eastAsia"/>
          <w:kern w:val="0"/>
        </w:rPr>
        <w:t>。</w:t>
      </w:r>
    </w:p>
    <w:p w:rsidR="001D356F" w:rsidRDefault="001926DA" w:rsidP="00C249EB">
      <w:pPr>
        <w:pStyle w:val="a3"/>
        <w:numPr>
          <w:ilvl w:val="2"/>
          <w:numId w:val="22"/>
        </w:numPr>
        <w:ind w:firstLineChars="0"/>
        <w:rPr>
          <w:kern w:val="0"/>
        </w:rPr>
      </w:pPr>
      <w:r w:rsidRPr="001926DA">
        <w:rPr>
          <w:rFonts w:hint="eastAsia"/>
          <w:kern w:val="0"/>
        </w:rPr>
        <w:t>Pi</w:t>
      </w:r>
      <w:r w:rsidRPr="001926DA">
        <w:rPr>
          <w:rFonts w:hint="eastAsia"/>
          <w:kern w:val="0"/>
        </w:rPr>
        <w:t>为指向子树根的接点，且指针</w:t>
      </w:r>
      <w:r w:rsidRPr="001926DA">
        <w:rPr>
          <w:rFonts w:hint="eastAsia"/>
          <w:kern w:val="0"/>
        </w:rPr>
        <w:t>P(i-1)</w:t>
      </w:r>
      <w:r w:rsidRPr="001926DA">
        <w:rPr>
          <w:rFonts w:hint="eastAsia"/>
          <w:kern w:val="0"/>
        </w:rPr>
        <w:t>指向子树种所有结点的关键字均小于</w:t>
      </w:r>
      <w:r w:rsidRPr="001926DA">
        <w:rPr>
          <w:rFonts w:hint="eastAsia"/>
          <w:kern w:val="0"/>
        </w:rPr>
        <w:t>Ki</w:t>
      </w:r>
      <w:r w:rsidRPr="001926DA">
        <w:rPr>
          <w:rFonts w:hint="eastAsia"/>
          <w:kern w:val="0"/>
        </w:rPr>
        <w:t>，但都大于</w:t>
      </w:r>
      <w:r w:rsidRPr="001926DA">
        <w:rPr>
          <w:rFonts w:hint="eastAsia"/>
          <w:kern w:val="0"/>
        </w:rPr>
        <w:t>K(i-1)</w:t>
      </w:r>
      <w:r w:rsidRPr="001926DA">
        <w:rPr>
          <w:rFonts w:hint="eastAsia"/>
          <w:kern w:val="0"/>
        </w:rPr>
        <w:t>。</w:t>
      </w:r>
    </w:p>
    <w:p w:rsidR="001D356F" w:rsidRDefault="001926DA" w:rsidP="00C249EB">
      <w:pPr>
        <w:pStyle w:val="a3"/>
        <w:numPr>
          <w:ilvl w:val="2"/>
          <w:numId w:val="22"/>
        </w:numPr>
        <w:ind w:firstLineChars="0"/>
        <w:rPr>
          <w:kern w:val="0"/>
        </w:rPr>
      </w:pPr>
      <w:r w:rsidRPr="001926DA">
        <w:rPr>
          <w:rFonts w:hint="eastAsia"/>
          <w:kern w:val="0"/>
        </w:rPr>
        <w:t>关键字的个数</w:t>
      </w:r>
      <w:r w:rsidRPr="001926DA">
        <w:rPr>
          <w:rFonts w:hint="eastAsia"/>
          <w:kern w:val="0"/>
        </w:rPr>
        <w:t>n</w:t>
      </w:r>
      <w:r w:rsidRPr="001926DA">
        <w:rPr>
          <w:rFonts w:hint="eastAsia"/>
          <w:kern w:val="0"/>
        </w:rPr>
        <w:t>必须满足：</w:t>
      </w:r>
      <w:r w:rsidR="00B42971" w:rsidRPr="003F0F2E">
        <w:rPr>
          <w:rFonts w:hint="eastAsia"/>
          <w:color w:val="FF0000"/>
          <w:kern w:val="0"/>
        </w:rPr>
        <w:t>t-1 &lt;= n &lt;= 2t-1</w:t>
      </w:r>
      <w:r w:rsidRPr="001926DA">
        <w:rPr>
          <w:rFonts w:hint="eastAsia"/>
          <w:kern w:val="0"/>
        </w:rPr>
        <w:t>。</w:t>
      </w:r>
    </w:p>
    <w:p w:rsidR="001D356F" w:rsidRDefault="00EB09C3" w:rsidP="00C249EB">
      <w:pPr>
        <w:pStyle w:val="a3"/>
        <w:numPr>
          <w:ilvl w:val="0"/>
          <w:numId w:val="22"/>
        </w:numPr>
        <w:ind w:firstLineChars="0"/>
        <w:rPr>
          <w:kern w:val="0"/>
        </w:rPr>
      </w:pPr>
      <w:r>
        <w:rPr>
          <w:rFonts w:hint="eastAsia"/>
          <w:kern w:val="0"/>
        </w:rPr>
        <w:t>当</w:t>
      </w:r>
      <w:r>
        <w:rPr>
          <w:rFonts w:hint="eastAsia"/>
          <w:kern w:val="0"/>
        </w:rPr>
        <w:t>t=2</w:t>
      </w:r>
      <w:r>
        <w:rPr>
          <w:rFonts w:hint="eastAsia"/>
          <w:kern w:val="0"/>
        </w:rPr>
        <w:t>时为最简单的</w:t>
      </w:r>
      <w:r>
        <w:rPr>
          <w:rFonts w:hint="eastAsia"/>
          <w:kern w:val="0"/>
        </w:rPr>
        <w:t>B</w:t>
      </w:r>
      <w:r>
        <w:rPr>
          <w:rFonts w:hint="eastAsia"/>
          <w:kern w:val="0"/>
        </w:rPr>
        <w:t>树，又称为</w:t>
      </w:r>
      <w:r>
        <w:rPr>
          <w:rFonts w:hint="eastAsia"/>
          <w:kern w:val="0"/>
        </w:rPr>
        <w:t>2-3-4</w:t>
      </w:r>
      <w:r>
        <w:rPr>
          <w:rFonts w:hint="eastAsia"/>
          <w:kern w:val="0"/>
        </w:rPr>
        <w:t>树，即每个结点的孩子数可能为</w:t>
      </w:r>
      <w:r>
        <w:rPr>
          <w:rFonts w:hint="eastAsia"/>
          <w:kern w:val="0"/>
        </w:rPr>
        <w:t>2</w:t>
      </w:r>
      <w:r w:rsidR="00D82561">
        <w:rPr>
          <w:rFonts w:hint="eastAsia"/>
          <w:kern w:val="0"/>
        </w:rPr>
        <w:t>,</w:t>
      </w:r>
      <w:r>
        <w:rPr>
          <w:rFonts w:hint="eastAsia"/>
          <w:kern w:val="0"/>
        </w:rPr>
        <w:t>3</w:t>
      </w:r>
      <w:r w:rsidR="00D82561">
        <w:rPr>
          <w:rFonts w:hint="eastAsia"/>
          <w:kern w:val="0"/>
        </w:rPr>
        <w:t>,</w:t>
      </w:r>
      <w:r>
        <w:rPr>
          <w:rFonts w:hint="eastAsia"/>
          <w:kern w:val="0"/>
        </w:rPr>
        <w:t>4</w:t>
      </w:r>
      <w:r>
        <w:rPr>
          <w:rFonts w:hint="eastAsia"/>
          <w:kern w:val="0"/>
        </w:rPr>
        <w:t>个</w:t>
      </w:r>
      <w:r w:rsidR="00787DD7">
        <w:rPr>
          <w:rFonts w:hint="eastAsia"/>
          <w:kern w:val="0"/>
        </w:rPr>
        <w:t>；包含的关键字个数为</w:t>
      </w:r>
      <w:r w:rsidR="00787DD7">
        <w:rPr>
          <w:rFonts w:hint="eastAsia"/>
          <w:kern w:val="0"/>
        </w:rPr>
        <w:t>1,2,3</w:t>
      </w:r>
      <w:r w:rsidR="00787DD7">
        <w:rPr>
          <w:rFonts w:hint="eastAsia"/>
          <w:kern w:val="0"/>
        </w:rPr>
        <w:t>个</w:t>
      </w:r>
      <w:r>
        <w:rPr>
          <w:rFonts w:hint="eastAsia"/>
          <w:kern w:val="0"/>
        </w:rPr>
        <w:t>。</w:t>
      </w:r>
    </w:p>
    <w:p w:rsidR="001D356F" w:rsidRDefault="007B57FE" w:rsidP="00C249EB">
      <w:pPr>
        <w:pStyle w:val="a3"/>
        <w:numPr>
          <w:ilvl w:val="0"/>
          <w:numId w:val="22"/>
        </w:numPr>
        <w:ind w:firstLineChars="0"/>
        <w:rPr>
          <w:kern w:val="0"/>
        </w:rPr>
      </w:pPr>
      <w:r>
        <w:rPr>
          <w:rFonts w:hint="eastAsia"/>
          <w:kern w:val="0"/>
        </w:rPr>
        <w:t>与红黑树相比，这里我们看到了</w:t>
      </w:r>
      <w:r>
        <w:rPr>
          <w:rFonts w:hint="eastAsia"/>
          <w:kern w:val="0"/>
        </w:rPr>
        <w:t>B</w:t>
      </w:r>
      <w:r>
        <w:rPr>
          <w:rFonts w:hint="eastAsia"/>
          <w:kern w:val="0"/>
        </w:rPr>
        <w:t>树的能力，虽然两者的高度都以</w:t>
      </w:r>
      <w:r>
        <w:rPr>
          <w:rFonts w:hint="eastAsia"/>
          <w:kern w:val="0"/>
        </w:rPr>
        <w:t>O(lgn)</w:t>
      </w:r>
      <w:r>
        <w:rPr>
          <w:rFonts w:hint="eastAsia"/>
          <w:kern w:val="0"/>
        </w:rPr>
        <w:t>的速度增长，但对于</w:t>
      </w:r>
      <w:r>
        <w:rPr>
          <w:rFonts w:hint="eastAsia"/>
          <w:kern w:val="0"/>
        </w:rPr>
        <w:t>B</w:t>
      </w:r>
      <w:proofErr w:type="gramStart"/>
      <w:r>
        <w:rPr>
          <w:rFonts w:hint="eastAsia"/>
          <w:kern w:val="0"/>
        </w:rPr>
        <w:t>树来说底</w:t>
      </w:r>
      <w:proofErr w:type="gramEnd"/>
      <w:r>
        <w:rPr>
          <w:rFonts w:hint="eastAsia"/>
          <w:kern w:val="0"/>
        </w:rPr>
        <w:t>要大很</w:t>
      </w:r>
      <w:del w:id="805" w:author="tcq" w:date="2011-06-17T15:39:00Z">
        <w:r w:rsidDel="00775BD7">
          <w:rPr>
            <w:rFonts w:hint="eastAsia"/>
            <w:kern w:val="0"/>
          </w:rPr>
          <w:delText>我</w:delText>
        </w:r>
      </w:del>
      <w:ins w:id="806" w:author="tcq" w:date="2011-06-17T15:39:00Z">
        <w:r w:rsidR="00775BD7">
          <w:rPr>
            <w:rFonts w:hint="eastAsia"/>
            <w:kern w:val="0"/>
          </w:rPr>
          <w:t>多</w:t>
        </w:r>
      </w:ins>
      <w:r>
        <w:rPr>
          <w:rFonts w:hint="eastAsia"/>
          <w:kern w:val="0"/>
        </w:rPr>
        <w:t>倍。对大多数的树</w:t>
      </w:r>
      <w:ins w:id="807" w:author="tcq" w:date="2011-06-17T15:39:00Z">
        <w:r w:rsidR="001625B0">
          <w:rPr>
            <w:rFonts w:hint="eastAsia"/>
            <w:kern w:val="0"/>
          </w:rPr>
          <w:t>的</w:t>
        </w:r>
      </w:ins>
      <w:r>
        <w:rPr>
          <w:rFonts w:hint="eastAsia"/>
          <w:kern w:val="0"/>
        </w:rPr>
        <w:t>操作来说，要查找的结点数在</w:t>
      </w:r>
      <w:r>
        <w:rPr>
          <w:rFonts w:hint="eastAsia"/>
          <w:kern w:val="0"/>
        </w:rPr>
        <w:t>B</w:t>
      </w:r>
      <w:r>
        <w:rPr>
          <w:rFonts w:hint="eastAsia"/>
          <w:kern w:val="0"/>
        </w:rPr>
        <w:t>树中要比红黑树中少大约</w:t>
      </w:r>
      <w:r>
        <w:rPr>
          <w:rFonts w:hint="eastAsia"/>
          <w:kern w:val="0"/>
        </w:rPr>
        <w:t>lgt</w:t>
      </w:r>
      <w:r>
        <w:rPr>
          <w:rFonts w:hint="eastAsia"/>
          <w:kern w:val="0"/>
        </w:rPr>
        <w:t>的因子。因为在树中查找任意一个结点通常需要一次磁盘存取，所以磁盘存取的次数大大的减少了。</w:t>
      </w:r>
      <w:r>
        <w:rPr>
          <w:kern w:val="0"/>
        </w:rPr>
        <w:br/>
      </w:r>
      <w:r>
        <w:rPr>
          <w:rFonts w:hint="eastAsia"/>
          <w:kern w:val="0"/>
        </w:rPr>
        <w:t>如果让我来实现一个数据库系统，我肯定也会选取类似</w:t>
      </w:r>
      <w:r>
        <w:rPr>
          <w:rFonts w:hint="eastAsia"/>
          <w:kern w:val="0"/>
        </w:rPr>
        <w:t>B</w:t>
      </w:r>
      <w:r>
        <w:rPr>
          <w:rFonts w:hint="eastAsia"/>
          <w:kern w:val="0"/>
        </w:rPr>
        <w:t>树的数据结构作为基本。</w:t>
      </w:r>
    </w:p>
    <w:p w:rsidR="001D356F" w:rsidRDefault="00633C10" w:rsidP="00C249EB">
      <w:pPr>
        <w:pStyle w:val="a3"/>
        <w:numPr>
          <w:ilvl w:val="0"/>
          <w:numId w:val="22"/>
        </w:numPr>
        <w:ind w:firstLineChars="0"/>
        <w:rPr>
          <w:kern w:val="0"/>
        </w:rPr>
      </w:pPr>
      <w:r>
        <w:rPr>
          <w:rFonts w:hint="eastAsia"/>
          <w:kern w:val="0"/>
        </w:rPr>
        <w:t>B</w:t>
      </w:r>
      <w:r>
        <w:rPr>
          <w:rFonts w:hint="eastAsia"/>
          <w:kern w:val="0"/>
        </w:rPr>
        <w:t>树</w:t>
      </w:r>
      <w:proofErr w:type="gramStart"/>
      <w:r>
        <w:rPr>
          <w:rFonts w:hint="eastAsia"/>
          <w:kern w:val="0"/>
        </w:rPr>
        <w:t>首先一</w:t>
      </w:r>
      <w:proofErr w:type="gramEnd"/>
      <w:r>
        <w:rPr>
          <w:rFonts w:hint="eastAsia"/>
          <w:kern w:val="0"/>
        </w:rPr>
        <w:t>是棵查找树，所以它的查找操作将会非常简单和高效。</w:t>
      </w:r>
    </w:p>
    <w:p w:rsidR="001D356F" w:rsidRDefault="00801D6E" w:rsidP="00C249EB">
      <w:pPr>
        <w:pStyle w:val="a3"/>
        <w:numPr>
          <w:ilvl w:val="0"/>
          <w:numId w:val="22"/>
        </w:numPr>
        <w:ind w:firstLineChars="0"/>
        <w:rPr>
          <w:kern w:val="0"/>
        </w:rPr>
      </w:pPr>
      <w:r w:rsidRPr="00C249EB">
        <w:rPr>
          <w:color w:val="0070C0"/>
          <w:kern w:val="0"/>
        </w:rPr>
        <w:t>B</w:t>
      </w:r>
      <w:r w:rsidRPr="00C249EB">
        <w:rPr>
          <w:rFonts w:hint="eastAsia"/>
          <w:color w:val="0070C0"/>
          <w:kern w:val="0"/>
        </w:rPr>
        <w:t>树的插入操作</w:t>
      </w:r>
      <w:r w:rsidR="00633C10">
        <w:rPr>
          <w:rFonts w:hint="eastAsia"/>
          <w:kern w:val="0"/>
        </w:rPr>
        <w:t>：</w:t>
      </w:r>
      <w:r w:rsidR="00633C10">
        <w:rPr>
          <w:rFonts w:hint="eastAsia"/>
          <w:kern w:val="0"/>
        </w:rPr>
        <w:tab/>
      </w:r>
      <w:r w:rsidR="00633C10">
        <w:rPr>
          <w:rFonts w:hint="eastAsia"/>
          <w:kern w:val="0"/>
        </w:rPr>
        <w:t>插入操作一定发生在叶子结点，因为</w:t>
      </w:r>
      <w:r w:rsidR="00633C10">
        <w:rPr>
          <w:rFonts w:hint="eastAsia"/>
          <w:kern w:val="0"/>
        </w:rPr>
        <w:t>B</w:t>
      </w:r>
      <w:r w:rsidR="00633C10">
        <w:rPr>
          <w:rFonts w:hint="eastAsia"/>
          <w:kern w:val="0"/>
        </w:rPr>
        <w:t>树首先必须是一棵查找树。</w:t>
      </w:r>
      <w:r w:rsidR="00633C10">
        <w:rPr>
          <w:kern w:val="0"/>
        </w:rPr>
        <w:br/>
      </w:r>
      <w:r w:rsidR="00225A70">
        <w:rPr>
          <w:rFonts w:hint="eastAsia"/>
          <w:kern w:val="0"/>
        </w:rPr>
        <w:t>这是我的代码所使用的思路：</w:t>
      </w:r>
      <w:r w:rsidR="00633C10" w:rsidRPr="00633C10">
        <w:rPr>
          <w:rFonts w:hint="eastAsia"/>
          <w:kern w:val="0"/>
        </w:rPr>
        <w:t>因为插入操作肯定是在叶子结点上进行的</w:t>
      </w:r>
      <w:r w:rsidR="00633C10" w:rsidRPr="00633C10">
        <w:rPr>
          <w:rFonts w:hint="eastAsia"/>
          <w:kern w:val="0"/>
        </w:rPr>
        <w:t>,</w:t>
      </w:r>
      <w:r w:rsidR="00633C10" w:rsidRPr="00633C10">
        <w:rPr>
          <w:rFonts w:hint="eastAsia"/>
          <w:kern w:val="0"/>
        </w:rPr>
        <w:t>首先顺着书向下走直到要进行插入操作的叶子结点将新值插入到该叶子结点中去</w:t>
      </w:r>
      <w:r w:rsidR="00633C10" w:rsidRPr="00633C10">
        <w:rPr>
          <w:rFonts w:hint="eastAsia"/>
          <w:kern w:val="0"/>
        </w:rPr>
        <w:t>.</w:t>
      </w:r>
      <w:r w:rsidR="00633C10" w:rsidRPr="00633C10">
        <w:rPr>
          <w:rFonts w:hint="eastAsia"/>
        </w:rPr>
        <w:t xml:space="preserve"> </w:t>
      </w:r>
      <w:r w:rsidR="00633C10" w:rsidRPr="00633C10">
        <w:rPr>
          <w:rFonts w:hint="eastAsia"/>
          <w:kern w:val="0"/>
        </w:rPr>
        <w:t>如果因为这个插入操作而使用该结点的值的个数</w:t>
      </w:r>
      <w:r w:rsidR="00633C10" w:rsidRPr="00633C10">
        <w:rPr>
          <w:rFonts w:hint="eastAsia"/>
          <w:kern w:val="0"/>
        </w:rPr>
        <w:t>&gt;2*t-1</w:t>
      </w:r>
      <w:r w:rsidR="00633C10" w:rsidRPr="00633C10">
        <w:rPr>
          <w:rFonts w:hint="eastAsia"/>
          <w:kern w:val="0"/>
        </w:rPr>
        <w:t>的上界，就需要递归向上进行分裂操作。如果分裂到了根结点，还要处理树长高的情况。</w:t>
      </w:r>
      <w:r w:rsidR="00DA237C">
        <w:rPr>
          <w:rFonts w:hint="eastAsia"/>
          <w:kern w:val="0"/>
        </w:rPr>
        <w:t>这种思路简单，但不是</w:t>
      </w:r>
      <w:proofErr w:type="gramStart"/>
      <w:r w:rsidR="00DA237C">
        <w:rPr>
          <w:rFonts w:hint="eastAsia"/>
          <w:kern w:val="0"/>
        </w:rPr>
        <w:t>很</w:t>
      </w:r>
      <w:proofErr w:type="gramEnd"/>
      <w:r w:rsidR="00DA237C">
        <w:rPr>
          <w:rFonts w:hint="eastAsia"/>
          <w:kern w:val="0"/>
        </w:rPr>
        <w:t>高效，因为经过了两趟，一趟向下；一趟向上。</w:t>
      </w:r>
      <w:r w:rsidR="00DA237C">
        <w:rPr>
          <w:kern w:val="0"/>
        </w:rPr>
        <w:br/>
      </w:r>
      <w:r w:rsidR="00DA237C">
        <w:rPr>
          <w:rFonts w:hint="eastAsia"/>
          <w:kern w:val="0"/>
        </w:rPr>
        <w:t>《算法导论》上介绍的方法则比较好：</w:t>
      </w:r>
      <w:r w:rsidRPr="00C249EB">
        <w:rPr>
          <w:rFonts w:hint="eastAsia"/>
          <w:color w:val="0070C0"/>
          <w:kern w:val="0"/>
        </w:rPr>
        <w:t>边</w:t>
      </w:r>
      <w:proofErr w:type="gramStart"/>
      <w:r w:rsidRPr="00C249EB">
        <w:rPr>
          <w:rFonts w:hint="eastAsia"/>
          <w:color w:val="0070C0"/>
          <w:kern w:val="0"/>
        </w:rPr>
        <w:t>下行边</w:t>
      </w:r>
      <w:proofErr w:type="gramEnd"/>
      <w:r w:rsidRPr="00C249EB">
        <w:rPr>
          <w:rFonts w:hint="eastAsia"/>
          <w:color w:val="0070C0"/>
          <w:kern w:val="0"/>
        </w:rPr>
        <w:t>分裂</w:t>
      </w:r>
      <w:r w:rsidR="00654194">
        <w:rPr>
          <w:rFonts w:hint="eastAsia"/>
          <w:kern w:val="0"/>
        </w:rPr>
        <w:t>，</w:t>
      </w:r>
      <w:r w:rsidR="00DA237C">
        <w:rPr>
          <w:rFonts w:hint="eastAsia"/>
          <w:kern w:val="0"/>
        </w:rPr>
        <w:t>当沿着树往下查找新关键字时所属位置时，就分裂沿途遇到的每个满结点（包含叶结点本身）。因此每当要分裂一个满结点时，就能确保它的双亲不是满的。这种方法只需要一趟就可以完成，极大的减少磁盘的读取次数，</w:t>
      </w:r>
      <w:r w:rsidR="009C745B">
        <w:rPr>
          <w:rFonts w:hint="eastAsia"/>
          <w:kern w:val="0"/>
        </w:rPr>
        <w:t>而这正是</w:t>
      </w:r>
      <w:r w:rsidR="009C745B">
        <w:rPr>
          <w:rFonts w:hint="eastAsia"/>
          <w:kern w:val="0"/>
        </w:rPr>
        <w:t>B</w:t>
      </w:r>
      <w:r w:rsidR="009C745B">
        <w:rPr>
          <w:rFonts w:hint="eastAsia"/>
          <w:kern w:val="0"/>
        </w:rPr>
        <w:t>树所设计追求的，</w:t>
      </w:r>
      <w:r w:rsidR="00DA237C">
        <w:rPr>
          <w:rFonts w:hint="eastAsia"/>
          <w:kern w:val="0"/>
        </w:rPr>
        <w:t>因而</w:t>
      </w:r>
      <w:r w:rsidR="009C745B">
        <w:rPr>
          <w:rFonts w:hint="eastAsia"/>
          <w:kern w:val="0"/>
        </w:rPr>
        <w:t>这种一趟的方法</w:t>
      </w:r>
      <w:r w:rsidR="00DA237C">
        <w:rPr>
          <w:rFonts w:hint="eastAsia"/>
          <w:kern w:val="0"/>
        </w:rPr>
        <w:t>是更优的！</w:t>
      </w:r>
      <w:r w:rsidR="00DA237C">
        <w:rPr>
          <w:kern w:val="0"/>
        </w:rPr>
        <w:br/>
      </w:r>
      <w:r w:rsidR="00DA237C">
        <w:rPr>
          <w:rFonts w:hint="eastAsia"/>
          <w:kern w:val="0"/>
        </w:rPr>
        <w:t>但是我的代码只实现了我自己的简单方法，书上的方法实现起来应该也不难。</w:t>
      </w:r>
    </w:p>
    <w:p w:rsidR="001D356F" w:rsidRDefault="00C93066" w:rsidP="00C249EB">
      <w:pPr>
        <w:pStyle w:val="a3"/>
        <w:numPr>
          <w:ilvl w:val="0"/>
          <w:numId w:val="22"/>
        </w:numPr>
        <w:ind w:firstLineChars="0"/>
        <w:rPr>
          <w:kern w:val="0"/>
        </w:rPr>
      </w:pPr>
      <w:r>
        <w:rPr>
          <w:rFonts w:hint="eastAsia"/>
          <w:kern w:val="0"/>
        </w:rPr>
        <w:t>插入操作时</w:t>
      </w:r>
      <w:r w:rsidR="00633C10">
        <w:rPr>
          <w:rFonts w:hint="eastAsia"/>
          <w:kern w:val="0"/>
        </w:rPr>
        <w:t>B</w:t>
      </w:r>
      <w:r w:rsidR="00633C10">
        <w:rPr>
          <w:rFonts w:hint="eastAsia"/>
          <w:kern w:val="0"/>
        </w:rPr>
        <w:t>树的分裂是</w:t>
      </w:r>
      <w:r w:rsidR="00633C10">
        <w:rPr>
          <w:rFonts w:hint="eastAsia"/>
          <w:kern w:val="0"/>
        </w:rPr>
        <w:t>B</w:t>
      </w:r>
      <w:r w:rsidR="00633C10">
        <w:rPr>
          <w:rFonts w:hint="eastAsia"/>
          <w:kern w:val="0"/>
        </w:rPr>
        <w:t>树升高的唯一途径！</w:t>
      </w:r>
    </w:p>
    <w:p w:rsidR="001D356F" w:rsidRDefault="00801D6E" w:rsidP="00C249EB">
      <w:pPr>
        <w:pStyle w:val="a3"/>
        <w:numPr>
          <w:ilvl w:val="0"/>
          <w:numId w:val="22"/>
        </w:numPr>
        <w:ind w:firstLineChars="0"/>
        <w:rPr>
          <w:kern w:val="0"/>
        </w:rPr>
      </w:pPr>
      <w:r w:rsidRPr="00C249EB">
        <w:rPr>
          <w:color w:val="0070C0"/>
          <w:kern w:val="0"/>
        </w:rPr>
        <w:t>B</w:t>
      </w:r>
      <w:r w:rsidRPr="00C249EB">
        <w:rPr>
          <w:rFonts w:hint="eastAsia"/>
          <w:color w:val="0070C0"/>
          <w:kern w:val="0"/>
        </w:rPr>
        <w:t>树的删除操作</w:t>
      </w:r>
      <w:r w:rsidR="00572F5A">
        <w:rPr>
          <w:rFonts w:hint="eastAsia"/>
          <w:kern w:val="0"/>
        </w:rPr>
        <w:t>：</w:t>
      </w:r>
      <w:r w:rsidR="00152EC1">
        <w:rPr>
          <w:rFonts w:hint="eastAsia"/>
          <w:kern w:val="0"/>
        </w:rPr>
        <w:t>删除操作稍微复杂一些，因为删除操作不仅仅会发生在叶子结点，还可能会发生在内结点，这与插入操作不同。但是可以通过一个技巧消除这一点，找到要删除结点的前驱，然后与要删除的结点的关键值进行对调，再删除这个前驱结点就可以保证每次要删除的都是叶子结点。</w:t>
      </w:r>
      <w:r w:rsidR="009907B1">
        <w:rPr>
          <w:kern w:val="0"/>
        </w:rPr>
        <w:br/>
      </w:r>
      <w:r w:rsidR="009907B1">
        <w:rPr>
          <w:rFonts w:hint="eastAsia"/>
          <w:kern w:val="0"/>
        </w:rPr>
        <w:t>同样有可以进行边</w:t>
      </w:r>
      <w:proofErr w:type="gramStart"/>
      <w:r w:rsidR="009907B1">
        <w:rPr>
          <w:rFonts w:hint="eastAsia"/>
          <w:kern w:val="0"/>
        </w:rPr>
        <w:t>下行边</w:t>
      </w:r>
      <w:proofErr w:type="gramEnd"/>
      <w:r w:rsidR="009907B1">
        <w:rPr>
          <w:rFonts w:hint="eastAsia"/>
          <w:kern w:val="0"/>
        </w:rPr>
        <w:t>合并的快速方法，而同样，我这里的代码也没有实现这种快速的方法，而是选用了传统的两趟的删除方法，具体如下：</w:t>
      </w:r>
      <w:r w:rsidR="009907B1">
        <w:rPr>
          <w:kern w:val="0"/>
        </w:rPr>
        <w:br/>
      </w:r>
      <w:r w:rsidR="009907B1" w:rsidRPr="009907B1">
        <w:rPr>
          <w:rFonts w:hint="eastAsia"/>
          <w:kern w:val="0"/>
        </w:rPr>
        <w:t>任</w:t>
      </w:r>
      <w:proofErr w:type="gramStart"/>
      <w:r w:rsidR="009907B1" w:rsidRPr="009907B1">
        <w:rPr>
          <w:rFonts w:hint="eastAsia"/>
          <w:kern w:val="0"/>
        </w:rPr>
        <w:t>一</w:t>
      </w:r>
      <w:proofErr w:type="gramEnd"/>
      <w:r w:rsidR="009907B1" w:rsidRPr="009907B1">
        <w:rPr>
          <w:rFonts w:hint="eastAsia"/>
          <w:kern w:val="0"/>
        </w:rPr>
        <w:t>关键字</w:t>
      </w:r>
      <w:r w:rsidR="009907B1" w:rsidRPr="009907B1">
        <w:rPr>
          <w:rFonts w:hint="eastAsia"/>
          <w:kern w:val="0"/>
        </w:rPr>
        <w:t>K</w:t>
      </w:r>
      <w:proofErr w:type="gramStart"/>
      <w:r w:rsidR="009907B1" w:rsidRPr="009907B1">
        <w:rPr>
          <w:rFonts w:hint="eastAsia"/>
          <w:kern w:val="0"/>
        </w:rPr>
        <w:t>的中序前</w:t>
      </w:r>
      <w:proofErr w:type="gramEnd"/>
      <w:r w:rsidR="009907B1" w:rsidRPr="009907B1">
        <w:rPr>
          <w:rFonts w:hint="eastAsia"/>
          <w:kern w:val="0"/>
        </w:rPr>
        <w:t>趋</w:t>
      </w:r>
      <w:r w:rsidR="009907B1" w:rsidRPr="009907B1">
        <w:rPr>
          <w:rFonts w:hint="eastAsia"/>
          <w:kern w:val="0"/>
        </w:rPr>
        <w:t>(</w:t>
      </w:r>
      <w:r w:rsidR="009907B1" w:rsidRPr="009907B1">
        <w:rPr>
          <w:rFonts w:hint="eastAsia"/>
          <w:kern w:val="0"/>
        </w:rPr>
        <w:t>后继</w:t>
      </w:r>
      <w:r w:rsidR="009907B1" w:rsidRPr="009907B1">
        <w:rPr>
          <w:rFonts w:hint="eastAsia"/>
          <w:kern w:val="0"/>
        </w:rPr>
        <w:t>)</w:t>
      </w:r>
      <w:r w:rsidR="009907B1" w:rsidRPr="009907B1">
        <w:rPr>
          <w:rFonts w:hint="eastAsia"/>
          <w:kern w:val="0"/>
        </w:rPr>
        <w:t>必是</w:t>
      </w:r>
      <w:r w:rsidR="009907B1" w:rsidRPr="009907B1">
        <w:rPr>
          <w:rFonts w:hint="eastAsia"/>
          <w:kern w:val="0"/>
        </w:rPr>
        <w:t>K</w:t>
      </w:r>
      <w:r w:rsidR="009907B1" w:rsidRPr="009907B1">
        <w:rPr>
          <w:rFonts w:hint="eastAsia"/>
          <w:kern w:val="0"/>
        </w:rPr>
        <w:t>的左子树</w:t>
      </w:r>
      <w:r w:rsidR="009907B1" w:rsidRPr="009907B1">
        <w:rPr>
          <w:rFonts w:hint="eastAsia"/>
          <w:kern w:val="0"/>
        </w:rPr>
        <w:t>(</w:t>
      </w:r>
      <w:proofErr w:type="gramStart"/>
      <w:r w:rsidR="009907B1" w:rsidRPr="009907B1">
        <w:rPr>
          <w:rFonts w:hint="eastAsia"/>
          <w:kern w:val="0"/>
        </w:rPr>
        <w:t>右子树</w:t>
      </w:r>
      <w:proofErr w:type="gramEnd"/>
      <w:r w:rsidR="009907B1" w:rsidRPr="009907B1">
        <w:rPr>
          <w:rFonts w:hint="eastAsia"/>
          <w:kern w:val="0"/>
        </w:rPr>
        <w:t>)</w:t>
      </w:r>
      <w:r w:rsidR="009907B1" w:rsidRPr="009907B1">
        <w:rPr>
          <w:rFonts w:hint="eastAsia"/>
          <w:kern w:val="0"/>
        </w:rPr>
        <w:t>中最右</w:t>
      </w:r>
      <w:r w:rsidR="009907B1" w:rsidRPr="009907B1">
        <w:rPr>
          <w:rFonts w:hint="eastAsia"/>
          <w:kern w:val="0"/>
        </w:rPr>
        <w:t>(</w:t>
      </w:r>
      <w:r w:rsidR="009907B1" w:rsidRPr="009907B1">
        <w:rPr>
          <w:rFonts w:hint="eastAsia"/>
          <w:kern w:val="0"/>
        </w:rPr>
        <w:t>左</w:t>
      </w:r>
      <w:r w:rsidR="009907B1" w:rsidRPr="009907B1">
        <w:rPr>
          <w:rFonts w:hint="eastAsia"/>
          <w:kern w:val="0"/>
        </w:rPr>
        <w:t>)</w:t>
      </w:r>
      <w:r w:rsidR="009907B1" w:rsidRPr="009907B1">
        <w:rPr>
          <w:rFonts w:hint="eastAsia"/>
          <w:kern w:val="0"/>
        </w:rPr>
        <w:t>下的结点中最后</w:t>
      </w:r>
      <w:r w:rsidR="009907B1" w:rsidRPr="009907B1">
        <w:rPr>
          <w:rFonts w:hint="eastAsia"/>
          <w:kern w:val="0"/>
        </w:rPr>
        <w:t>(</w:t>
      </w:r>
      <w:r w:rsidR="009907B1" w:rsidRPr="009907B1">
        <w:rPr>
          <w:rFonts w:hint="eastAsia"/>
          <w:kern w:val="0"/>
        </w:rPr>
        <w:t>最前</w:t>
      </w:r>
      <w:r w:rsidR="009907B1" w:rsidRPr="009907B1">
        <w:rPr>
          <w:rFonts w:hint="eastAsia"/>
          <w:kern w:val="0"/>
        </w:rPr>
        <w:t>)</w:t>
      </w:r>
      <w:r w:rsidR="009907B1" w:rsidRPr="009907B1">
        <w:rPr>
          <w:rFonts w:hint="eastAsia"/>
          <w:kern w:val="0"/>
        </w:rPr>
        <w:t>一个关键字。根据</w:t>
      </w:r>
      <w:r w:rsidR="009907B1" w:rsidRPr="009907B1">
        <w:rPr>
          <w:rFonts w:hint="eastAsia"/>
          <w:kern w:val="0"/>
        </w:rPr>
        <w:t>B</w:t>
      </w:r>
      <w:r w:rsidR="009907B1" w:rsidRPr="009907B1">
        <w:rPr>
          <w:rFonts w:hint="eastAsia"/>
          <w:kern w:val="0"/>
        </w:rPr>
        <w:t>树的性质：</w:t>
      </w:r>
      <w:r w:rsidR="009907B1" w:rsidRPr="009907B1">
        <w:rPr>
          <w:rFonts w:hint="eastAsia"/>
          <w:kern w:val="0"/>
        </w:rPr>
        <w:t>B</w:t>
      </w:r>
      <w:r w:rsidR="009907B1" w:rsidRPr="009907B1">
        <w:rPr>
          <w:rFonts w:hint="eastAsia"/>
          <w:kern w:val="0"/>
        </w:rPr>
        <w:t>树上每一个结点的</w:t>
      </w:r>
      <w:r w:rsidR="009907B1" w:rsidRPr="009907B1">
        <w:rPr>
          <w:rFonts w:hint="eastAsia"/>
          <w:kern w:val="0"/>
        </w:rPr>
        <w:t>Key</w:t>
      </w:r>
      <w:r w:rsidR="009907B1" w:rsidRPr="009907B1">
        <w:rPr>
          <w:rFonts w:hint="eastAsia"/>
          <w:kern w:val="0"/>
        </w:rPr>
        <w:t>的个数必须为</w:t>
      </w:r>
      <w:r w:rsidR="009907B1" w:rsidRPr="009907B1">
        <w:rPr>
          <w:rFonts w:hint="eastAsia"/>
          <w:kern w:val="0"/>
        </w:rPr>
        <w:t>[t-1, 2*t-1]</w:t>
      </w:r>
      <w:r w:rsidR="009907B1" w:rsidRPr="009907B1">
        <w:rPr>
          <w:rFonts w:hint="eastAsia"/>
          <w:kern w:val="0"/>
        </w:rPr>
        <w:t>之间，所以这里的</w:t>
      </w:r>
      <w:r w:rsidR="009907B1" w:rsidRPr="009907B1">
        <w:rPr>
          <w:rFonts w:hint="eastAsia"/>
          <w:kern w:val="0"/>
        </w:rPr>
        <w:t>Min = t - 1</w:t>
      </w:r>
      <w:r w:rsidR="009907B1" w:rsidRPr="009907B1">
        <w:rPr>
          <w:rFonts w:hint="eastAsia"/>
          <w:kern w:val="0"/>
        </w:rPr>
        <w:t>。若被删关键字</w:t>
      </w:r>
      <w:r w:rsidR="009907B1" w:rsidRPr="009907B1">
        <w:rPr>
          <w:rFonts w:hint="eastAsia"/>
          <w:kern w:val="0"/>
        </w:rPr>
        <w:t>K</w:t>
      </w:r>
      <w:r w:rsidR="009907B1" w:rsidRPr="009907B1">
        <w:rPr>
          <w:rFonts w:hint="eastAsia"/>
          <w:kern w:val="0"/>
        </w:rPr>
        <w:t>所在的结点非树叶，则用</w:t>
      </w:r>
      <w:r w:rsidR="009907B1" w:rsidRPr="009907B1">
        <w:rPr>
          <w:rFonts w:hint="eastAsia"/>
          <w:kern w:val="0"/>
        </w:rPr>
        <w:t>K</w:t>
      </w:r>
      <w:proofErr w:type="gramStart"/>
      <w:r w:rsidR="009907B1" w:rsidRPr="009907B1">
        <w:rPr>
          <w:rFonts w:hint="eastAsia"/>
          <w:kern w:val="0"/>
        </w:rPr>
        <w:t>的中序前</w:t>
      </w:r>
      <w:proofErr w:type="gramEnd"/>
      <w:r w:rsidR="009907B1" w:rsidRPr="009907B1">
        <w:rPr>
          <w:rFonts w:hint="eastAsia"/>
          <w:kern w:val="0"/>
        </w:rPr>
        <w:t>趋</w:t>
      </w:r>
      <w:r w:rsidR="009907B1" w:rsidRPr="009907B1">
        <w:rPr>
          <w:rFonts w:hint="eastAsia"/>
          <w:kern w:val="0"/>
        </w:rPr>
        <w:t>(</w:t>
      </w:r>
      <w:r w:rsidR="009907B1" w:rsidRPr="009907B1">
        <w:rPr>
          <w:rFonts w:hint="eastAsia"/>
          <w:kern w:val="0"/>
        </w:rPr>
        <w:t>或后继</w:t>
      </w:r>
      <w:r w:rsidR="009907B1" w:rsidRPr="009907B1">
        <w:rPr>
          <w:rFonts w:hint="eastAsia"/>
          <w:kern w:val="0"/>
        </w:rPr>
        <w:t>)K'</w:t>
      </w:r>
      <w:r w:rsidR="009907B1" w:rsidRPr="009907B1">
        <w:rPr>
          <w:rFonts w:hint="eastAsia"/>
          <w:kern w:val="0"/>
        </w:rPr>
        <w:t>取代</w:t>
      </w:r>
      <w:r w:rsidR="009907B1" w:rsidRPr="009907B1">
        <w:rPr>
          <w:rFonts w:hint="eastAsia"/>
          <w:kern w:val="0"/>
        </w:rPr>
        <w:t>K</w:t>
      </w:r>
      <w:r w:rsidR="009907B1" w:rsidRPr="009907B1">
        <w:rPr>
          <w:rFonts w:hint="eastAsia"/>
          <w:kern w:val="0"/>
        </w:rPr>
        <w:t>，然后从叶子中删去</w:t>
      </w:r>
      <w:r w:rsidR="009907B1" w:rsidRPr="009907B1">
        <w:rPr>
          <w:rFonts w:hint="eastAsia"/>
          <w:kern w:val="0"/>
        </w:rPr>
        <w:t>K'</w:t>
      </w:r>
      <w:r w:rsidR="009907B1" w:rsidRPr="009907B1">
        <w:rPr>
          <w:rFonts w:hint="eastAsia"/>
          <w:kern w:val="0"/>
        </w:rPr>
        <w:t>。从叶子</w:t>
      </w:r>
      <w:r w:rsidR="009907B1" w:rsidRPr="009907B1">
        <w:rPr>
          <w:rFonts w:hint="eastAsia"/>
          <w:kern w:val="0"/>
        </w:rPr>
        <w:t>*x</w:t>
      </w:r>
      <w:r w:rsidR="009907B1" w:rsidRPr="009907B1">
        <w:rPr>
          <w:rFonts w:hint="eastAsia"/>
          <w:kern w:val="0"/>
        </w:rPr>
        <w:t>开始</w:t>
      </w:r>
      <w:proofErr w:type="gramStart"/>
      <w:r w:rsidR="009907B1" w:rsidRPr="009907B1">
        <w:rPr>
          <w:rFonts w:hint="eastAsia"/>
          <w:kern w:val="0"/>
        </w:rPr>
        <w:t>删去某</w:t>
      </w:r>
      <w:proofErr w:type="gramEnd"/>
      <w:r w:rsidR="009907B1" w:rsidRPr="009907B1">
        <w:rPr>
          <w:rFonts w:hint="eastAsia"/>
          <w:kern w:val="0"/>
        </w:rPr>
        <w:t>关键字</w:t>
      </w:r>
      <w:r w:rsidR="009907B1" w:rsidRPr="009907B1">
        <w:rPr>
          <w:rFonts w:hint="eastAsia"/>
          <w:kern w:val="0"/>
        </w:rPr>
        <w:t>K</w:t>
      </w:r>
      <w:r w:rsidR="009907B1" w:rsidRPr="009907B1">
        <w:rPr>
          <w:rFonts w:hint="eastAsia"/>
          <w:kern w:val="0"/>
        </w:rPr>
        <w:t>的三种情形为：</w:t>
      </w:r>
    </w:p>
    <w:p w:rsidR="001D356F" w:rsidRDefault="009907B1" w:rsidP="00C249EB">
      <w:pPr>
        <w:pStyle w:val="a3"/>
        <w:numPr>
          <w:ilvl w:val="1"/>
          <w:numId w:val="22"/>
        </w:numPr>
        <w:ind w:firstLineChars="0"/>
        <w:rPr>
          <w:kern w:val="0"/>
        </w:rPr>
      </w:pPr>
      <w:r w:rsidRPr="009907B1">
        <w:rPr>
          <w:rFonts w:hint="eastAsia"/>
          <w:kern w:val="0"/>
        </w:rPr>
        <w:t>情形</w:t>
      </w:r>
      <w:proofErr w:type="gramStart"/>
      <w:r w:rsidRPr="009907B1">
        <w:rPr>
          <w:rFonts w:hint="eastAsia"/>
          <w:kern w:val="0"/>
        </w:rPr>
        <w:t>一</w:t>
      </w:r>
      <w:proofErr w:type="gramEnd"/>
      <w:r w:rsidRPr="009907B1">
        <w:rPr>
          <w:rFonts w:hint="eastAsia"/>
          <w:kern w:val="0"/>
        </w:rPr>
        <w:t>：若</w:t>
      </w:r>
      <w:r w:rsidRPr="009907B1">
        <w:rPr>
          <w:rFonts w:hint="eastAsia"/>
          <w:kern w:val="0"/>
        </w:rPr>
        <w:t>x-&gt;keynum&gt;Min</w:t>
      </w:r>
      <w:r w:rsidRPr="009907B1">
        <w:rPr>
          <w:rFonts w:hint="eastAsia"/>
          <w:kern w:val="0"/>
        </w:rPr>
        <w:t>，则只需删去</w:t>
      </w:r>
      <w:r w:rsidRPr="009907B1">
        <w:rPr>
          <w:rFonts w:hint="eastAsia"/>
          <w:kern w:val="0"/>
        </w:rPr>
        <w:t>K</w:t>
      </w:r>
      <w:r w:rsidRPr="009907B1">
        <w:rPr>
          <w:rFonts w:hint="eastAsia"/>
          <w:kern w:val="0"/>
        </w:rPr>
        <w:t>及其右指针</w:t>
      </w:r>
      <w:r w:rsidRPr="009907B1">
        <w:rPr>
          <w:rFonts w:hint="eastAsia"/>
          <w:kern w:val="0"/>
        </w:rPr>
        <w:t>(*x</w:t>
      </w:r>
      <w:r w:rsidRPr="009907B1">
        <w:rPr>
          <w:rFonts w:hint="eastAsia"/>
          <w:kern w:val="0"/>
        </w:rPr>
        <w:t>是叶子，</w:t>
      </w:r>
      <w:r w:rsidRPr="009907B1">
        <w:rPr>
          <w:rFonts w:hint="eastAsia"/>
          <w:kern w:val="0"/>
        </w:rPr>
        <w:t>K</w:t>
      </w:r>
      <w:r w:rsidRPr="009907B1">
        <w:rPr>
          <w:rFonts w:hint="eastAsia"/>
          <w:kern w:val="0"/>
        </w:rPr>
        <w:t>的右指针为空</w:t>
      </w:r>
      <w:r w:rsidRPr="009907B1">
        <w:rPr>
          <w:rFonts w:hint="eastAsia"/>
          <w:kern w:val="0"/>
        </w:rPr>
        <w:t>)</w:t>
      </w:r>
      <w:r w:rsidRPr="009907B1">
        <w:rPr>
          <w:rFonts w:hint="eastAsia"/>
          <w:kern w:val="0"/>
        </w:rPr>
        <w:t>即可使删除操作结束。</w:t>
      </w:r>
    </w:p>
    <w:p w:rsidR="001D356F" w:rsidRDefault="009907B1" w:rsidP="00C249EB">
      <w:pPr>
        <w:pStyle w:val="a3"/>
        <w:numPr>
          <w:ilvl w:val="1"/>
          <w:numId w:val="22"/>
        </w:numPr>
        <w:ind w:firstLineChars="0"/>
        <w:rPr>
          <w:kern w:val="0"/>
        </w:rPr>
      </w:pPr>
      <w:r w:rsidRPr="009907B1">
        <w:rPr>
          <w:rFonts w:hint="eastAsia"/>
          <w:kern w:val="0"/>
        </w:rPr>
        <w:t>情形二：若</w:t>
      </w:r>
      <w:r w:rsidRPr="009907B1">
        <w:rPr>
          <w:rFonts w:hint="eastAsia"/>
          <w:kern w:val="0"/>
        </w:rPr>
        <w:t>x-&gt;keynum=Min</w:t>
      </w:r>
      <w:r w:rsidRPr="009907B1">
        <w:rPr>
          <w:rFonts w:hint="eastAsia"/>
          <w:kern w:val="0"/>
        </w:rPr>
        <w:t>，该叶子中的关键字个数已是最小值，</w:t>
      </w:r>
      <w:proofErr w:type="gramStart"/>
      <w:r w:rsidRPr="009907B1">
        <w:rPr>
          <w:rFonts w:hint="eastAsia"/>
          <w:kern w:val="0"/>
        </w:rPr>
        <w:t>删</w:t>
      </w:r>
      <w:proofErr w:type="gramEnd"/>
      <w:r w:rsidRPr="009907B1">
        <w:rPr>
          <w:rFonts w:hint="eastAsia"/>
          <w:kern w:val="0"/>
        </w:rPr>
        <w:t>K</w:t>
      </w:r>
      <w:r w:rsidRPr="009907B1">
        <w:rPr>
          <w:rFonts w:hint="eastAsia"/>
          <w:kern w:val="0"/>
        </w:rPr>
        <w:t>及其右指针后会破坏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。若</w:t>
      </w:r>
      <w:r w:rsidRPr="009907B1">
        <w:rPr>
          <w:rFonts w:hint="eastAsia"/>
          <w:kern w:val="0"/>
        </w:rPr>
        <w:t>*x</w:t>
      </w:r>
      <w:r w:rsidRPr="009907B1">
        <w:rPr>
          <w:rFonts w:hint="eastAsia"/>
          <w:kern w:val="0"/>
        </w:rPr>
        <w:t>的左</w:t>
      </w:r>
      <w:r w:rsidRPr="009907B1">
        <w:rPr>
          <w:rFonts w:hint="eastAsia"/>
          <w:kern w:val="0"/>
        </w:rPr>
        <w:t>(</w:t>
      </w:r>
      <w:r w:rsidRPr="009907B1">
        <w:rPr>
          <w:rFonts w:hint="eastAsia"/>
          <w:kern w:val="0"/>
        </w:rPr>
        <w:t>或右</w:t>
      </w:r>
      <w:r w:rsidRPr="009907B1">
        <w:rPr>
          <w:rFonts w:hint="eastAsia"/>
          <w:kern w:val="0"/>
        </w:rPr>
        <w:t>)</w:t>
      </w:r>
      <w:r w:rsidRPr="009907B1">
        <w:rPr>
          <w:rFonts w:hint="eastAsia"/>
          <w:kern w:val="0"/>
        </w:rPr>
        <w:t>邻兄弟结点</w:t>
      </w:r>
      <w:r w:rsidRPr="009907B1">
        <w:rPr>
          <w:rFonts w:hint="eastAsia"/>
          <w:kern w:val="0"/>
        </w:rPr>
        <w:t>*y</w:t>
      </w:r>
      <w:r w:rsidRPr="009907B1">
        <w:rPr>
          <w:rFonts w:hint="eastAsia"/>
          <w:kern w:val="0"/>
        </w:rPr>
        <w:t>中的关键字数目大于</w:t>
      </w:r>
      <w:r w:rsidRPr="009907B1">
        <w:rPr>
          <w:rFonts w:hint="eastAsia"/>
          <w:kern w:val="0"/>
        </w:rPr>
        <w:t>Min</w:t>
      </w:r>
      <w:r w:rsidRPr="009907B1">
        <w:rPr>
          <w:rFonts w:hint="eastAsia"/>
          <w:kern w:val="0"/>
        </w:rPr>
        <w:t>，则将</w:t>
      </w:r>
      <w:r w:rsidRPr="009907B1">
        <w:rPr>
          <w:rFonts w:hint="eastAsia"/>
          <w:kern w:val="0"/>
        </w:rPr>
        <w:t>*y</w:t>
      </w:r>
      <w:r w:rsidRPr="009907B1">
        <w:rPr>
          <w:rFonts w:hint="eastAsia"/>
          <w:kern w:val="0"/>
        </w:rPr>
        <w:t>中的最大</w:t>
      </w:r>
      <w:r w:rsidRPr="009907B1">
        <w:rPr>
          <w:rFonts w:hint="eastAsia"/>
          <w:kern w:val="0"/>
        </w:rPr>
        <w:t>(</w:t>
      </w:r>
      <w:r w:rsidRPr="009907B1">
        <w:rPr>
          <w:rFonts w:hint="eastAsia"/>
          <w:kern w:val="0"/>
        </w:rPr>
        <w:t>或最小</w:t>
      </w:r>
      <w:r w:rsidRPr="009907B1">
        <w:rPr>
          <w:rFonts w:hint="eastAsia"/>
          <w:kern w:val="0"/>
        </w:rPr>
        <w:t>)</w:t>
      </w:r>
      <w:r w:rsidRPr="009907B1">
        <w:rPr>
          <w:rFonts w:hint="eastAsia"/>
          <w:kern w:val="0"/>
        </w:rPr>
        <w:t>关键字上移至双亲结点</w:t>
      </w:r>
      <w:r w:rsidRPr="009907B1">
        <w:rPr>
          <w:rFonts w:hint="eastAsia"/>
          <w:kern w:val="0"/>
        </w:rPr>
        <w:t>*parent</w:t>
      </w:r>
      <w:r w:rsidRPr="009907B1">
        <w:rPr>
          <w:rFonts w:hint="eastAsia"/>
          <w:kern w:val="0"/>
        </w:rPr>
        <w:t>中，而将</w:t>
      </w:r>
      <w:r w:rsidRPr="009907B1">
        <w:rPr>
          <w:rFonts w:hint="eastAsia"/>
          <w:kern w:val="0"/>
        </w:rPr>
        <w:t>*parent</w:t>
      </w:r>
      <w:r w:rsidRPr="009907B1">
        <w:rPr>
          <w:rFonts w:hint="eastAsia"/>
          <w:kern w:val="0"/>
        </w:rPr>
        <w:t>中相应的关键字下移至</w:t>
      </w:r>
      <w:r w:rsidRPr="009907B1">
        <w:rPr>
          <w:rFonts w:hint="eastAsia"/>
          <w:kern w:val="0"/>
        </w:rPr>
        <w:t>x</w:t>
      </w:r>
      <w:r w:rsidRPr="009907B1">
        <w:rPr>
          <w:rFonts w:hint="eastAsia"/>
          <w:kern w:val="0"/>
        </w:rPr>
        <w:t>中。显然这种移动使得双亲中关键字数目不变；</w:t>
      </w:r>
      <w:r w:rsidRPr="009907B1">
        <w:rPr>
          <w:rFonts w:hint="eastAsia"/>
          <w:kern w:val="0"/>
        </w:rPr>
        <w:t>*y</w:t>
      </w:r>
      <w:r w:rsidRPr="009907B1">
        <w:rPr>
          <w:rFonts w:hint="eastAsia"/>
          <w:kern w:val="0"/>
        </w:rPr>
        <w:t>被移出一个关键字，故其</w:t>
      </w:r>
      <w:r w:rsidRPr="009907B1">
        <w:rPr>
          <w:rFonts w:hint="eastAsia"/>
          <w:kern w:val="0"/>
        </w:rPr>
        <w:t>keynum</w:t>
      </w:r>
      <w:r w:rsidRPr="009907B1">
        <w:rPr>
          <w:rFonts w:hint="eastAsia"/>
          <w:kern w:val="0"/>
        </w:rPr>
        <w:t>减</w:t>
      </w:r>
      <w:r w:rsidRPr="009907B1">
        <w:rPr>
          <w:rFonts w:hint="eastAsia"/>
          <w:kern w:val="0"/>
        </w:rPr>
        <w:t>1</w:t>
      </w:r>
      <w:r w:rsidRPr="009907B1">
        <w:rPr>
          <w:rFonts w:hint="eastAsia"/>
          <w:kern w:val="0"/>
        </w:rPr>
        <w:t>，因它原大于</w:t>
      </w:r>
      <w:r w:rsidRPr="009907B1">
        <w:rPr>
          <w:rFonts w:hint="eastAsia"/>
          <w:kern w:val="0"/>
        </w:rPr>
        <w:t>Min</w:t>
      </w:r>
      <w:r w:rsidRPr="009907B1">
        <w:rPr>
          <w:rFonts w:hint="eastAsia"/>
          <w:kern w:val="0"/>
        </w:rPr>
        <w:t>，</w:t>
      </w:r>
      <w:proofErr w:type="gramStart"/>
      <w:r w:rsidRPr="009907B1">
        <w:rPr>
          <w:rFonts w:hint="eastAsia"/>
          <w:kern w:val="0"/>
        </w:rPr>
        <w:t>故减少</w:t>
      </w:r>
      <w:proofErr w:type="gramEnd"/>
      <w:r w:rsidRPr="009907B1">
        <w:rPr>
          <w:rFonts w:hint="eastAsia"/>
          <w:kern w:val="0"/>
        </w:rPr>
        <w:t>1</w:t>
      </w:r>
      <w:r w:rsidRPr="009907B1">
        <w:rPr>
          <w:rFonts w:hint="eastAsia"/>
          <w:kern w:val="0"/>
        </w:rPr>
        <w:t>个关键字后</w:t>
      </w:r>
      <w:r w:rsidRPr="009907B1">
        <w:rPr>
          <w:rFonts w:hint="eastAsia"/>
          <w:kern w:val="0"/>
        </w:rPr>
        <w:t>keynum</w:t>
      </w:r>
      <w:r w:rsidRPr="009907B1">
        <w:rPr>
          <w:rFonts w:hint="eastAsia"/>
          <w:kern w:val="0"/>
        </w:rPr>
        <w:t>仍大于等于</w:t>
      </w:r>
      <w:r w:rsidRPr="009907B1">
        <w:rPr>
          <w:rFonts w:hint="eastAsia"/>
          <w:kern w:val="0"/>
        </w:rPr>
        <w:t>Min</w:t>
      </w:r>
      <w:r w:rsidRPr="009907B1">
        <w:rPr>
          <w:rFonts w:hint="eastAsia"/>
          <w:kern w:val="0"/>
        </w:rPr>
        <w:t>；而</w:t>
      </w:r>
      <w:r w:rsidRPr="009907B1">
        <w:rPr>
          <w:rFonts w:hint="eastAsia"/>
          <w:kern w:val="0"/>
        </w:rPr>
        <w:t>*x</w:t>
      </w:r>
      <w:r w:rsidRPr="009907B1">
        <w:rPr>
          <w:rFonts w:hint="eastAsia"/>
          <w:kern w:val="0"/>
        </w:rPr>
        <w:t>中已移入一个关键字，故</w:t>
      </w:r>
      <w:proofErr w:type="gramStart"/>
      <w:r w:rsidRPr="009907B1">
        <w:rPr>
          <w:rFonts w:hint="eastAsia"/>
          <w:kern w:val="0"/>
        </w:rPr>
        <w:t>删</w:t>
      </w:r>
      <w:proofErr w:type="gramEnd"/>
      <w:r w:rsidRPr="009907B1">
        <w:rPr>
          <w:rFonts w:hint="eastAsia"/>
          <w:kern w:val="0"/>
        </w:rPr>
        <w:t>K</w:t>
      </w:r>
      <w:r w:rsidRPr="009907B1">
        <w:rPr>
          <w:rFonts w:hint="eastAsia"/>
          <w:kern w:val="0"/>
        </w:rPr>
        <w:t>后</w:t>
      </w:r>
      <w:r w:rsidRPr="009907B1">
        <w:rPr>
          <w:rFonts w:hint="eastAsia"/>
          <w:kern w:val="0"/>
        </w:rPr>
        <w:t>*x</w:t>
      </w:r>
      <w:r w:rsidRPr="009907B1">
        <w:rPr>
          <w:rFonts w:hint="eastAsia"/>
          <w:kern w:val="0"/>
        </w:rPr>
        <w:t>中仍有</w:t>
      </w:r>
      <w:r w:rsidRPr="009907B1">
        <w:rPr>
          <w:rFonts w:hint="eastAsia"/>
          <w:kern w:val="0"/>
        </w:rPr>
        <w:t>Min</w:t>
      </w:r>
      <w:proofErr w:type="gramStart"/>
      <w:r w:rsidRPr="009907B1">
        <w:rPr>
          <w:rFonts w:hint="eastAsia"/>
          <w:kern w:val="0"/>
        </w:rPr>
        <w:t>个</w:t>
      </w:r>
      <w:proofErr w:type="gramEnd"/>
      <w:r w:rsidRPr="009907B1">
        <w:rPr>
          <w:rFonts w:hint="eastAsia"/>
          <w:kern w:val="0"/>
        </w:rPr>
        <w:t>关键字。涉及移动关键字的三个结点均满足</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w:t>
      </w:r>
      <w:r w:rsidRPr="009907B1">
        <w:rPr>
          <w:rFonts w:hint="eastAsia"/>
          <w:kern w:val="0"/>
        </w:rPr>
        <w:t xml:space="preserve"> </w:t>
      </w:r>
      <w:r w:rsidRPr="009907B1">
        <w:rPr>
          <w:rFonts w:hint="eastAsia"/>
          <w:kern w:val="0"/>
        </w:rPr>
        <w:t>请读者验证，上述操作后仍满足</w:t>
      </w:r>
      <w:r w:rsidRPr="009907B1">
        <w:rPr>
          <w:rFonts w:hint="eastAsia"/>
          <w:kern w:val="0"/>
        </w:rPr>
        <w:t>B-</w:t>
      </w:r>
      <w:r w:rsidRPr="009907B1">
        <w:rPr>
          <w:rFonts w:hint="eastAsia"/>
          <w:kern w:val="0"/>
        </w:rPr>
        <w:t>树的性质</w:t>
      </w:r>
      <w:r w:rsidRPr="009907B1">
        <w:rPr>
          <w:rFonts w:hint="eastAsia"/>
          <w:kern w:val="0"/>
        </w:rPr>
        <w:t>(1)</w:t>
      </w:r>
      <w:r w:rsidRPr="009907B1">
        <w:rPr>
          <w:rFonts w:hint="eastAsia"/>
          <w:kern w:val="0"/>
        </w:rPr>
        <w:t>。移动完成后，删除过程亦结束。</w:t>
      </w:r>
    </w:p>
    <w:p w:rsidR="001D356F" w:rsidRDefault="009907B1" w:rsidP="00C249EB">
      <w:pPr>
        <w:pStyle w:val="a3"/>
        <w:numPr>
          <w:ilvl w:val="1"/>
          <w:numId w:val="22"/>
        </w:numPr>
        <w:ind w:firstLineChars="0"/>
        <w:rPr>
          <w:kern w:val="0"/>
        </w:rPr>
      </w:pPr>
      <w:r w:rsidRPr="009907B1">
        <w:rPr>
          <w:rFonts w:hint="eastAsia"/>
          <w:kern w:val="0"/>
        </w:rPr>
        <w:t>情形三：若</w:t>
      </w:r>
      <w:r w:rsidRPr="009907B1">
        <w:rPr>
          <w:rFonts w:hint="eastAsia"/>
          <w:kern w:val="0"/>
        </w:rPr>
        <w:t>*x</w:t>
      </w:r>
      <w:r w:rsidRPr="009907B1">
        <w:rPr>
          <w:rFonts w:hint="eastAsia"/>
          <w:kern w:val="0"/>
        </w:rPr>
        <w:t>及其相邻的左右兄弟</w:t>
      </w:r>
      <w:r w:rsidRPr="009907B1">
        <w:rPr>
          <w:rFonts w:hint="eastAsia"/>
          <w:kern w:val="0"/>
        </w:rPr>
        <w:t>(</w:t>
      </w:r>
      <w:r w:rsidRPr="009907B1">
        <w:rPr>
          <w:rFonts w:hint="eastAsia"/>
          <w:kern w:val="0"/>
        </w:rPr>
        <w:t>也可能只有一个兄弟</w:t>
      </w:r>
      <w:r w:rsidRPr="009907B1">
        <w:rPr>
          <w:rFonts w:hint="eastAsia"/>
          <w:kern w:val="0"/>
        </w:rPr>
        <w:t>)</w:t>
      </w:r>
      <w:r w:rsidRPr="009907B1">
        <w:rPr>
          <w:rFonts w:hint="eastAsia"/>
          <w:kern w:val="0"/>
        </w:rPr>
        <w:t>中的关键字数目均为最小值</w:t>
      </w:r>
      <w:r w:rsidRPr="009907B1">
        <w:rPr>
          <w:rFonts w:hint="eastAsia"/>
          <w:kern w:val="0"/>
        </w:rPr>
        <w:t>Min</w:t>
      </w:r>
      <w:r w:rsidRPr="009907B1">
        <w:rPr>
          <w:rFonts w:hint="eastAsia"/>
          <w:kern w:val="0"/>
        </w:rPr>
        <w:t>，则上述的移动操作就不奏效，此时须</w:t>
      </w:r>
      <w:r w:rsidRPr="009907B1">
        <w:rPr>
          <w:rFonts w:hint="eastAsia"/>
          <w:kern w:val="0"/>
        </w:rPr>
        <w:t>*x</w:t>
      </w:r>
      <w:r w:rsidRPr="009907B1">
        <w:rPr>
          <w:rFonts w:hint="eastAsia"/>
          <w:kern w:val="0"/>
        </w:rPr>
        <w:t>和左或右兄弟合并。不妨设</w:t>
      </w:r>
      <w:r w:rsidRPr="009907B1">
        <w:rPr>
          <w:rFonts w:hint="eastAsia"/>
          <w:kern w:val="0"/>
        </w:rPr>
        <w:t>*x</w:t>
      </w:r>
      <w:r w:rsidRPr="009907B1">
        <w:rPr>
          <w:rFonts w:hint="eastAsia"/>
          <w:kern w:val="0"/>
        </w:rPr>
        <w:t>有右邻兄弟</w:t>
      </w:r>
      <w:r w:rsidRPr="009907B1">
        <w:rPr>
          <w:rFonts w:hint="eastAsia"/>
          <w:kern w:val="0"/>
        </w:rPr>
        <w:t>*y(</w:t>
      </w:r>
      <w:r w:rsidRPr="009907B1">
        <w:rPr>
          <w:rFonts w:hint="eastAsia"/>
          <w:kern w:val="0"/>
        </w:rPr>
        <w:t>对左邻兄弟的讨论与此类似</w:t>
      </w:r>
      <w:r w:rsidRPr="009907B1">
        <w:rPr>
          <w:rFonts w:hint="eastAsia"/>
          <w:kern w:val="0"/>
        </w:rPr>
        <w:t>)</w:t>
      </w:r>
      <w:r w:rsidRPr="009907B1">
        <w:rPr>
          <w:rFonts w:hint="eastAsia"/>
          <w:kern w:val="0"/>
        </w:rPr>
        <w:t>，在</w:t>
      </w:r>
      <w:r w:rsidRPr="009907B1">
        <w:rPr>
          <w:rFonts w:hint="eastAsia"/>
          <w:kern w:val="0"/>
        </w:rPr>
        <w:t>*x</w:t>
      </w:r>
      <w:r w:rsidRPr="009907B1">
        <w:rPr>
          <w:rFonts w:hint="eastAsia"/>
          <w:kern w:val="0"/>
        </w:rPr>
        <w:t>中删去</w:t>
      </w:r>
      <w:r w:rsidRPr="009907B1">
        <w:rPr>
          <w:rFonts w:hint="eastAsia"/>
          <w:kern w:val="0"/>
        </w:rPr>
        <w:t>K</w:t>
      </w:r>
      <w:proofErr w:type="gramStart"/>
      <w:r w:rsidRPr="009907B1">
        <w:rPr>
          <w:rFonts w:hint="eastAsia"/>
          <w:kern w:val="0"/>
        </w:rPr>
        <w:t>及其右子树</w:t>
      </w:r>
      <w:proofErr w:type="gramEnd"/>
      <w:r w:rsidRPr="009907B1">
        <w:rPr>
          <w:rFonts w:hint="eastAsia"/>
          <w:kern w:val="0"/>
        </w:rPr>
        <w:t>后，将双亲结点</w:t>
      </w:r>
      <w:r w:rsidRPr="009907B1">
        <w:rPr>
          <w:rFonts w:hint="eastAsia"/>
          <w:kern w:val="0"/>
        </w:rPr>
        <w:t>*parent</w:t>
      </w:r>
      <w:r w:rsidRPr="009907B1">
        <w:rPr>
          <w:rFonts w:hint="eastAsia"/>
          <w:kern w:val="0"/>
        </w:rPr>
        <w:t>中介于</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之间的关键字</w:t>
      </w:r>
      <w:r w:rsidRPr="009907B1">
        <w:rPr>
          <w:rFonts w:hint="eastAsia"/>
          <w:kern w:val="0"/>
        </w:rPr>
        <w:t>K</w:t>
      </w:r>
      <w:r w:rsidRPr="009907B1">
        <w:rPr>
          <w:rFonts w:hint="eastAsia"/>
          <w:kern w:val="0"/>
        </w:rPr>
        <w:t>，作为中间关键字，与并</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中的关键字一起</w:t>
      </w:r>
      <w:r w:rsidRPr="009907B1">
        <w:rPr>
          <w:rFonts w:hint="eastAsia"/>
          <w:kern w:val="0"/>
        </w:rPr>
        <w:t>"</w:t>
      </w:r>
      <w:r w:rsidRPr="009907B1">
        <w:rPr>
          <w:rFonts w:hint="eastAsia"/>
          <w:kern w:val="0"/>
        </w:rPr>
        <w:t>合并</w:t>
      </w:r>
      <w:r w:rsidRPr="009907B1">
        <w:rPr>
          <w:rFonts w:hint="eastAsia"/>
          <w:kern w:val="0"/>
        </w:rPr>
        <w:t>"</w:t>
      </w:r>
      <w:r w:rsidRPr="009907B1">
        <w:rPr>
          <w:rFonts w:hint="eastAsia"/>
          <w:kern w:val="0"/>
        </w:rPr>
        <w:t>为一个新的结点取代</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。因为</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原各有</w:t>
      </w:r>
      <w:r w:rsidRPr="009907B1">
        <w:rPr>
          <w:rFonts w:hint="eastAsia"/>
          <w:kern w:val="0"/>
        </w:rPr>
        <w:t>Min</w:t>
      </w:r>
      <w:proofErr w:type="gramStart"/>
      <w:r w:rsidRPr="009907B1">
        <w:rPr>
          <w:rFonts w:hint="eastAsia"/>
          <w:kern w:val="0"/>
        </w:rPr>
        <w:t>个</w:t>
      </w:r>
      <w:proofErr w:type="gramEnd"/>
      <w:r w:rsidRPr="009907B1">
        <w:rPr>
          <w:rFonts w:hint="eastAsia"/>
          <w:kern w:val="0"/>
        </w:rPr>
        <w:t>关键字，从双亲中移人的</w:t>
      </w:r>
      <w:r w:rsidRPr="009907B1">
        <w:rPr>
          <w:rFonts w:hint="eastAsia"/>
          <w:kern w:val="0"/>
        </w:rPr>
        <w:t>K'</w:t>
      </w:r>
      <w:r w:rsidRPr="009907B1">
        <w:rPr>
          <w:rFonts w:hint="eastAsia"/>
          <w:kern w:val="0"/>
        </w:rPr>
        <w:t>抵消了从</w:t>
      </w:r>
      <w:r w:rsidRPr="009907B1">
        <w:rPr>
          <w:rFonts w:hint="eastAsia"/>
          <w:kern w:val="0"/>
        </w:rPr>
        <w:t>*x</w:t>
      </w:r>
      <w:r w:rsidRPr="009907B1">
        <w:rPr>
          <w:rFonts w:hint="eastAsia"/>
          <w:kern w:val="0"/>
        </w:rPr>
        <w:t>中删除的</w:t>
      </w:r>
      <w:r w:rsidRPr="009907B1">
        <w:rPr>
          <w:rFonts w:hint="eastAsia"/>
          <w:kern w:val="0"/>
        </w:rPr>
        <w:t>K</w:t>
      </w:r>
      <w:r w:rsidRPr="009907B1">
        <w:rPr>
          <w:rFonts w:hint="eastAsia"/>
          <w:kern w:val="0"/>
        </w:rPr>
        <w:t>，故新结点中恰有</w:t>
      </w:r>
      <w:r w:rsidRPr="009907B1">
        <w:rPr>
          <w:rFonts w:hint="eastAsia"/>
          <w:kern w:val="0"/>
        </w:rPr>
        <w:t>2Min(</w:t>
      </w:r>
      <w:r w:rsidRPr="009907B1">
        <w:rPr>
          <w:rFonts w:hint="eastAsia"/>
          <w:kern w:val="0"/>
        </w:rPr>
        <w:t>即</w:t>
      </w:r>
      <w:r w:rsidRPr="009907B1">
        <w:rPr>
          <w:rFonts w:hint="eastAsia"/>
          <w:kern w:val="0"/>
        </w:rPr>
        <w:t>2</w:t>
      </w:r>
      <w:r w:rsidRPr="009907B1">
        <w:rPr>
          <w:rFonts w:hint="eastAsia"/>
          <w:kern w:val="0"/>
        </w:rPr>
        <w:t>「</w:t>
      </w:r>
      <w:r w:rsidRPr="009907B1">
        <w:rPr>
          <w:rFonts w:hint="eastAsia"/>
          <w:kern w:val="0"/>
        </w:rPr>
        <w:t>m/2</w:t>
      </w:r>
      <w:r w:rsidRPr="009907B1">
        <w:rPr>
          <w:rFonts w:hint="eastAsia"/>
          <w:kern w:val="0"/>
        </w:rPr>
        <w:t>」</w:t>
      </w:r>
      <w:r w:rsidRPr="009907B1">
        <w:rPr>
          <w:rFonts w:hint="eastAsia"/>
          <w:kern w:val="0"/>
        </w:rPr>
        <w:t>-2</w:t>
      </w:r>
      <w:r w:rsidRPr="009907B1">
        <w:rPr>
          <w:rFonts w:hint="eastAsia"/>
          <w:kern w:val="0"/>
        </w:rPr>
        <w:t>≤</w:t>
      </w:r>
      <w:r w:rsidRPr="009907B1">
        <w:rPr>
          <w:rFonts w:hint="eastAsia"/>
          <w:kern w:val="0"/>
        </w:rPr>
        <w:t>m-1)</w:t>
      </w:r>
      <w:proofErr w:type="gramStart"/>
      <w:r w:rsidRPr="009907B1">
        <w:rPr>
          <w:rFonts w:hint="eastAsia"/>
          <w:kern w:val="0"/>
        </w:rPr>
        <w:t>个</w:t>
      </w:r>
      <w:proofErr w:type="gramEnd"/>
      <w:r w:rsidRPr="009907B1">
        <w:rPr>
          <w:rFonts w:hint="eastAsia"/>
          <w:kern w:val="0"/>
        </w:rPr>
        <w:t>关键字，没有破坏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。但由于</w:t>
      </w:r>
      <w:r w:rsidRPr="009907B1">
        <w:rPr>
          <w:rFonts w:hint="eastAsia"/>
          <w:kern w:val="0"/>
        </w:rPr>
        <w:t>K'</w:t>
      </w:r>
      <w:r w:rsidRPr="009907B1">
        <w:rPr>
          <w:rFonts w:hint="eastAsia"/>
          <w:kern w:val="0"/>
        </w:rPr>
        <w:t>从双亲中移到新结点后，相当于从</w:t>
      </w:r>
      <w:r w:rsidRPr="009907B1">
        <w:rPr>
          <w:rFonts w:hint="eastAsia"/>
          <w:kern w:val="0"/>
        </w:rPr>
        <w:t>*parent</w:t>
      </w:r>
      <w:r w:rsidRPr="009907B1">
        <w:rPr>
          <w:rFonts w:hint="eastAsia"/>
          <w:kern w:val="0"/>
        </w:rPr>
        <w:t>中删去了</w:t>
      </w:r>
      <w:r w:rsidRPr="009907B1">
        <w:rPr>
          <w:rFonts w:hint="eastAsia"/>
          <w:kern w:val="0"/>
        </w:rPr>
        <w:t>K'</w:t>
      </w:r>
      <w:r w:rsidRPr="009907B1">
        <w:rPr>
          <w:rFonts w:hint="eastAsia"/>
          <w:kern w:val="0"/>
        </w:rPr>
        <w:t>，若</w:t>
      </w:r>
      <w:r w:rsidRPr="009907B1">
        <w:rPr>
          <w:rFonts w:hint="eastAsia"/>
          <w:kern w:val="0"/>
        </w:rPr>
        <w:t>parent-&gt;keynum</w:t>
      </w:r>
      <w:r w:rsidRPr="009907B1">
        <w:rPr>
          <w:rFonts w:hint="eastAsia"/>
          <w:kern w:val="0"/>
        </w:rPr>
        <w:t>原大于</w:t>
      </w:r>
      <w:r w:rsidRPr="009907B1">
        <w:rPr>
          <w:rFonts w:hint="eastAsia"/>
          <w:kern w:val="0"/>
        </w:rPr>
        <w:t>Min</w:t>
      </w:r>
      <w:r w:rsidRPr="009907B1">
        <w:rPr>
          <w:rFonts w:hint="eastAsia"/>
          <w:kern w:val="0"/>
        </w:rPr>
        <w:t>，则删除操作到此结束；否则，同样要通过移动</w:t>
      </w:r>
      <w:r w:rsidRPr="009907B1">
        <w:rPr>
          <w:rFonts w:hint="eastAsia"/>
          <w:kern w:val="0"/>
        </w:rPr>
        <w:t>*parent</w:t>
      </w:r>
      <w:r w:rsidRPr="009907B1">
        <w:rPr>
          <w:rFonts w:hint="eastAsia"/>
          <w:kern w:val="0"/>
        </w:rPr>
        <w:t>的左右兄弟中的关键字或将</w:t>
      </w:r>
      <w:r w:rsidRPr="009907B1">
        <w:rPr>
          <w:rFonts w:hint="eastAsia"/>
          <w:kern w:val="0"/>
        </w:rPr>
        <w:t>*parent</w:t>
      </w:r>
      <w:r w:rsidRPr="009907B1">
        <w:rPr>
          <w:rFonts w:hint="eastAsia"/>
          <w:kern w:val="0"/>
        </w:rPr>
        <w:t>与其</w:t>
      </w:r>
      <w:r w:rsidRPr="009907B1">
        <w:rPr>
          <w:rFonts w:hint="eastAsia"/>
          <w:kern w:val="0"/>
        </w:rPr>
        <w:t xml:space="preserve"> </w:t>
      </w:r>
      <w:r w:rsidRPr="009907B1">
        <w:rPr>
          <w:rFonts w:hint="eastAsia"/>
          <w:kern w:val="0"/>
        </w:rPr>
        <w:t>左右兄弟合并的方法来维护</w:t>
      </w:r>
      <w:r w:rsidRPr="009907B1">
        <w:rPr>
          <w:rFonts w:hint="eastAsia"/>
          <w:kern w:val="0"/>
        </w:rPr>
        <w:t>B-</w:t>
      </w:r>
      <w:r w:rsidRPr="009907B1">
        <w:rPr>
          <w:rFonts w:hint="eastAsia"/>
          <w:kern w:val="0"/>
        </w:rPr>
        <w:t>树性质。最坏情况下，合并操作会向上传播至根，</w:t>
      </w:r>
      <w:proofErr w:type="gramStart"/>
      <w:r w:rsidRPr="009907B1">
        <w:rPr>
          <w:rFonts w:hint="eastAsia"/>
          <w:kern w:val="0"/>
        </w:rPr>
        <w:t>当根中</w:t>
      </w:r>
      <w:proofErr w:type="gramEnd"/>
      <w:r w:rsidRPr="009907B1">
        <w:rPr>
          <w:rFonts w:hint="eastAsia"/>
          <w:kern w:val="0"/>
        </w:rPr>
        <w:t>只有一个关键字时，合并操作将会使根结点及其两个孩子合并成一个新的根，从而使整棵树的高度减少一层。</w:t>
      </w:r>
    </w:p>
    <w:p w:rsidR="001D356F" w:rsidRDefault="009907B1" w:rsidP="00C249EB">
      <w:pPr>
        <w:pStyle w:val="a3"/>
        <w:numPr>
          <w:ilvl w:val="0"/>
          <w:numId w:val="22"/>
        </w:numPr>
        <w:ind w:firstLineChars="0"/>
        <w:rPr>
          <w:kern w:val="0"/>
        </w:rPr>
      </w:pPr>
      <w:r>
        <w:rPr>
          <w:rFonts w:hint="eastAsia"/>
          <w:kern w:val="0"/>
        </w:rPr>
        <w:t>删除操作看似复杂，但是对一棵高度为</w:t>
      </w:r>
      <w:r>
        <w:rPr>
          <w:rFonts w:hint="eastAsia"/>
          <w:kern w:val="0"/>
        </w:rPr>
        <w:t>h</w:t>
      </w:r>
      <w:r>
        <w:rPr>
          <w:rFonts w:hint="eastAsia"/>
          <w:kern w:val="0"/>
        </w:rPr>
        <w:t>的</w:t>
      </w:r>
      <w:r>
        <w:rPr>
          <w:rFonts w:hint="eastAsia"/>
          <w:kern w:val="0"/>
        </w:rPr>
        <w:t>B</w:t>
      </w:r>
      <w:r>
        <w:rPr>
          <w:rFonts w:hint="eastAsia"/>
          <w:kern w:val="0"/>
        </w:rPr>
        <w:t>树，它只需要</w:t>
      </w:r>
      <w:r>
        <w:rPr>
          <w:rFonts w:hint="eastAsia"/>
          <w:kern w:val="0"/>
        </w:rPr>
        <w:t>O(h)</w:t>
      </w:r>
      <w:r>
        <w:rPr>
          <w:rFonts w:hint="eastAsia"/>
          <w:kern w:val="0"/>
        </w:rPr>
        <w:t>次磁盘操作，因为在递归调用的过程之间，仅需要</w:t>
      </w:r>
      <w:r>
        <w:rPr>
          <w:rFonts w:hint="eastAsia"/>
          <w:kern w:val="0"/>
        </w:rPr>
        <w:t>O(1)</w:t>
      </w:r>
      <w:r>
        <w:rPr>
          <w:rFonts w:hint="eastAsia"/>
          <w:kern w:val="0"/>
        </w:rPr>
        <w:t>次对</w:t>
      </w:r>
      <w:r>
        <w:rPr>
          <w:rFonts w:hint="eastAsia"/>
          <w:kern w:val="0"/>
        </w:rPr>
        <w:t>disk-read,disk-write</w:t>
      </w:r>
      <w:r>
        <w:rPr>
          <w:rFonts w:hint="eastAsia"/>
          <w:kern w:val="0"/>
        </w:rPr>
        <w:t>的调用，时间复杂度为</w:t>
      </w:r>
      <w:r>
        <w:rPr>
          <w:rFonts w:hint="eastAsia"/>
          <w:kern w:val="0"/>
        </w:rPr>
        <w:t>O(th)=O(tlog</w:t>
      </w:r>
      <w:r w:rsidR="00801D6E" w:rsidRPr="00C249EB">
        <w:rPr>
          <w:kern w:val="0"/>
          <w:vertAlign w:val="subscript"/>
        </w:rPr>
        <w:t>t</w:t>
      </w:r>
      <w:r>
        <w:rPr>
          <w:rFonts w:hint="eastAsia"/>
          <w:kern w:val="0"/>
        </w:rPr>
        <w:t>n).</w:t>
      </w:r>
    </w:p>
    <w:p w:rsidR="00BB7EAC" w:rsidRDefault="00BB7EAC" w:rsidP="009F358F">
      <w:pPr>
        <w:rPr>
          <w:kern w:val="0"/>
        </w:rPr>
      </w:pPr>
    </w:p>
    <w:p w:rsidR="00EC1E60" w:rsidRDefault="00EC1E60" w:rsidP="00EC1E60">
      <w:pPr>
        <w:rPr>
          <w:ins w:id="808" w:author="tcq" w:date="2011-06-17T23:29:00Z"/>
          <w:rFonts w:ascii="Simsun" w:hAnsi="Simsun" w:cs="宋体" w:hint="eastAsia"/>
          <w:sz w:val="27"/>
          <w:szCs w:val="27"/>
        </w:rPr>
      </w:pPr>
    </w:p>
    <w:p w:rsidR="00EC1E60" w:rsidRPr="00532D98" w:rsidRDefault="00EC1E60" w:rsidP="00EC1E60">
      <w:pPr>
        <w:rPr>
          <w:ins w:id="809" w:author="tcq" w:date="2011-06-17T23:29:00Z"/>
          <w:rFonts w:hint="eastAsia"/>
        </w:rPr>
      </w:pPr>
      <w:ins w:id="810" w:author="tcq" w:date="2011-06-17T23:29: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811" w:author="tcq" w:date="2011-06-17T23:29:00Z"/>
        </w:trPr>
        <w:tc>
          <w:tcPr>
            <w:tcW w:w="11840" w:type="dxa"/>
          </w:tcPr>
          <w:p w:rsidR="00EC1E60" w:rsidRDefault="007548B3" w:rsidP="000C5D60">
            <w:pPr>
              <w:rPr>
                <w:ins w:id="812" w:author="tcq" w:date="2011-06-17T23:36:00Z"/>
                <w:rFonts w:hint="eastAsia"/>
                <w:color w:val="00B0F0"/>
                <w:sz w:val="18"/>
                <w:szCs w:val="18"/>
              </w:rPr>
            </w:pPr>
            <w:ins w:id="813" w:author="tcq" w:date="2011-06-17T23:35:00Z">
              <w:r>
                <w:rPr>
                  <w:noProof/>
                </w:rPr>
                <w:drawing>
                  <wp:inline distT="0" distB="0" distL="0" distR="0" wp14:anchorId="37193D13" wp14:editId="29D87414">
                    <wp:extent cx="5486400" cy="552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52450"/>
                            </a:xfrm>
                            <a:prstGeom prst="rect">
                              <a:avLst/>
                            </a:prstGeom>
                          </pic:spPr>
                        </pic:pic>
                      </a:graphicData>
                    </a:graphic>
                  </wp:inline>
                </w:drawing>
              </w:r>
            </w:ins>
          </w:p>
          <w:p w:rsidR="007548B3" w:rsidRDefault="007548B3" w:rsidP="000C5D60">
            <w:pPr>
              <w:rPr>
                <w:ins w:id="814" w:author="tcq" w:date="2011-06-17T23:36:00Z"/>
                <w:rFonts w:hint="eastAsia"/>
                <w:color w:val="00B0F0"/>
                <w:sz w:val="18"/>
                <w:szCs w:val="18"/>
              </w:rPr>
            </w:pPr>
            <w:ins w:id="815" w:author="tcq" w:date="2011-06-17T23:36:00Z">
              <w:r>
                <w:rPr>
                  <w:noProof/>
                </w:rPr>
                <w:drawing>
                  <wp:inline distT="0" distB="0" distL="0" distR="0" wp14:anchorId="10AA9E2A" wp14:editId="3398785D">
                    <wp:extent cx="5486400" cy="10179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017905"/>
                            </a:xfrm>
                            <a:prstGeom prst="rect">
                              <a:avLst/>
                            </a:prstGeom>
                          </pic:spPr>
                        </pic:pic>
                      </a:graphicData>
                    </a:graphic>
                  </wp:inline>
                </w:drawing>
              </w:r>
            </w:ins>
          </w:p>
          <w:p w:rsidR="007548B3" w:rsidRDefault="007548B3" w:rsidP="000C5D60">
            <w:pPr>
              <w:rPr>
                <w:ins w:id="816" w:author="tcq" w:date="2011-06-17T23:36:00Z"/>
                <w:rFonts w:hint="eastAsia"/>
                <w:color w:val="00B0F0"/>
                <w:sz w:val="18"/>
                <w:szCs w:val="18"/>
              </w:rPr>
            </w:pPr>
          </w:p>
          <w:p w:rsidR="007548B3" w:rsidRDefault="007548B3" w:rsidP="000C5D60">
            <w:pPr>
              <w:rPr>
                <w:ins w:id="817" w:author="tcq" w:date="2011-06-17T23:36:00Z"/>
                <w:rFonts w:hint="eastAsia"/>
                <w:color w:val="00B0F0"/>
                <w:sz w:val="18"/>
                <w:szCs w:val="18"/>
              </w:rPr>
            </w:pPr>
            <w:ins w:id="818" w:author="tcq" w:date="2011-06-17T23:36:00Z">
              <w:r>
                <w:rPr>
                  <w:noProof/>
                </w:rPr>
                <w:drawing>
                  <wp:inline distT="0" distB="0" distL="0" distR="0" wp14:anchorId="16ED0688" wp14:editId="55D8339A">
                    <wp:extent cx="5486400" cy="5226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522605"/>
                            </a:xfrm>
                            <a:prstGeom prst="rect">
                              <a:avLst/>
                            </a:prstGeom>
                          </pic:spPr>
                        </pic:pic>
                      </a:graphicData>
                    </a:graphic>
                  </wp:inline>
                </w:drawing>
              </w:r>
            </w:ins>
          </w:p>
          <w:p w:rsidR="007548B3" w:rsidRPr="000C5D60" w:rsidRDefault="007548B3" w:rsidP="000C5D60">
            <w:pPr>
              <w:rPr>
                <w:ins w:id="819" w:author="tcq" w:date="2011-06-17T23:29:00Z"/>
                <w:color w:val="00B0F0"/>
                <w:sz w:val="18"/>
                <w:szCs w:val="18"/>
              </w:rPr>
            </w:pPr>
            <w:ins w:id="820" w:author="tcq" w:date="2011-06-17T23:36:00Z">
              <w:r w:rsidRPr="007548B3">
                <w:rPr>
                  <w:rFonts w:hint="eastAsia"/>
                  <w:color w:val="00B0F0"/>
                  <w:sz w:val="18"/>
                  <w:szCs w:val="18"/>
                </w:rPr>
                <w:t>请按任意键继续</w:t>
              </w:r>
              <w:r w:rsidRPr="007548B3">
                <w:rPr>
                  <w:rFonts w:hint="eastAsia"/>
                  <w:color w:val="00B0F0"/>
                  <w:sz w:val="18"/>
                  <w:szCs w:val="18"/>
                </w:rPr>
                <w:t>. . .</w:t>
              </w:r>
            </w:ins>
          </w:p>
        </w:tc>
      </w:tr>
    </w:tbl>
    <w:p w:rsidR="00EC1E60" w:rsidRPr="00532D98" w:rsidRDefault="00EC1E60" w:rsidP="00EC1E60">
      <w:pPr>
        <w:rPr>
          <w:ins w:id="821" w:author="tcq" w:date="2011-06-17T23:29:00Z"/>
        </w:rPr>
      </w:pPr>
    </w:p>
    <w:p w:rsidR="009907B1" w:rsidRPr="00EC1E60" w:rsidRDefault="009907B1" w:rsidP="009F358F">
      <w:pPr>
        <w:rPr>
          <w:kern w:val="0"/>
          <w:rPrChange w:id="822" w:author="tcq" w:date="2011-06-17T23:29:00Z">
            <w:rPr>
              <w:kern w:val="0"/>
            </w:rPr>
          </w:rPrChange>
        </w:rPr>
      </w:pPr>
    </w:p>
    <w:p w:rsidR="001D356F" w:rsidRDefault="005C6521" w:rsidP="00C249EB">
      <w:pPr>
        <w:pStyle w:val="3"/>
      </w:pPr>
      <w:r>
        <w:rPr>
          <w:rFonts w:hint="eastAsia"/>
        </w:rPr>
        <w:t>第19</w:t>
      </w:r>
      <w:r w:rsidR="009907B1">
        <w:rPr>
          <w:rFonts w:hint="eastAsia"/>
        </w:rPr>
        <w:t>章：二项堆</w:t>
      </w:r>
    </w:p>
    <w:p w:rsidR="001D356F" w:rsidRDefault="006F46DE" w:rsidP="00C249EB">
      <w:pPr>
        <w:pStyle w:val="a3"/>
        <w:numPr>
          <w:ilvl w:val="0"/>
          <w:numId w:val="24"/>
        </w:numPr>
        <w:ind w:firstLineChars="0"/>
        <w:rPr>
          <w:kern w:val="0"/>
        </w:rPr>
      </w:pPr>
      <w:r>
        <w:rPr>
          <w:rFonts w:hint="eastAsia"/>
          <w:kern w:val="0"/>
        </w:rPr>
        <w:t>可合并</w:t>
      </w:r>
      <w:proofErr w:type="gramStart"/>
      <w:r>
        <w:rPr>
          <w:rFonts w:hint="eastAsia"/>
          <w:kern w:val="0"/>
        </w:rPr>
        <w:t>堆就是</w:t>
      </w:r>
      <w:proofErr w:type="gramEnd"/>
      <w:r>
        <w:rPr>
          <w:rFonts w:hint="eastAsia"/>
          <w:kern w:val="0"/>
        </w:rPr>
        <w:t>普通的堆</w:t>
      </w:r>
      <w:r>
        <w:rPr>
          <w:rFonts w:hint="eastAsia"/>
          <w:kern w:val="0"/>
        </w:rPr>
        <w:t>+</w:t>
      </w:r>
      <w:r>
        <w:rPr>
          <w:rFonts w:hint="eastAsia"/>
          <w:kern w:val="0"/>
        </w:rPr>
        <w:t>支持</w:t>
      </w:r>
      <w:r>
        <w:rPr>
          <w:rFonts w:hint="eastAsia"/>
          <w:kern w:val="0"/>
        </w:rPr>
        <w:t>decrease-key,union</w:t>
      </w:r>
      <w:r>
        <w:rPr>
          <w:rFonts w:hint="eastAsia"/>
          <w:kern w:val="0"/>
        </w:rPr>
        <w:t>操作，但是应该高效的实现</w:t>
      </w:r>
      <w:r>
        <w:rPr>
          <w:rFonts w:hint="eastAsia"/>
          <w:kern w:val="0"/>
        </w:rPr>
        <w:t>union</w:t>
      </w:r>
      <w:r>
        <w:rPr>
          <w:rFonts w:hint="eastAsia"/>
          <w:kern w:val="0"/>
        </w:rPr>
        <w:t>操作是可合并堆</w:t>
      </w:r>
      <w:proofErr w:type="gramStart"/>
      <w:r>
        <w:rPr>
          <w:rFonts w:hint="eastAsia"/>
          <w:kern w:val="0"/>
        </w:rPr>
        <w:t>最</w:t>
      </w:r>
      <w:proofErr w:type="gramEnd"/>
      <w:r>
        <w:rPr>
          <w:rFonts w:hint="eastAsia"/>
          <w:kern w:val="0"/>
        </w:rPr>
        <w:t>关键的部分</w:t>
      </w:r>
      <w:r w:rsidR="00230DFB">
        <w:rPr>
          <w:rFonts w:hint="eastAsia"/>
          <w:kern w:val="0"/>
        </w:rPr>
        <w:t>。</w:t>
      </w:r>
    </w:p>
    <w:p w:rsidR="001D356F" w:rsidRDefault="00230DFB" w:rsidP="00C249EB">
      <w:pPr>
        <w:pStyle w:val="a3"/>
        <w:numPr>
          <w:ilvl w:val="0"/>
          <w:numId w:val="24"/>
        </w:numPr>
        <w:ind w:firstLineChars="0"/>
        <w:rPr>
          <w:kern w:val="0"/>
        </w:rPr>
      </w:pPr>
      <w:r>
        <w:rPr>
          <w:rFonts w:hint="eastAsia"/>
          <w:kern w:val="0"/>
        </w:rPr>
        <w:t>如果不需要高效的支持</w:t>
      </w:r>
      <w:r>
        <w:rPr>
          <w:rFonts w:hint="eastAsia"/>
          <w:kern w:val="0"/>
        </w:rPr>
        <w:t>UNION</w:t>
      </w:r>
      <w:r>
        <w:rPr>
          <w:rFonts w:hint="eastAsia"/>
          <w:kern w:val="0"/>
        </w:rPr>
        <w:t>操作，则普通的</w:t>
      </w:r>
      <w:proofErr w:type="gramStart"/>
      <w:r>
        <w:rPr>
          <w:rFonts w:hint="eastAsia"/>
          <w:kern w:val="0"/>
        </w:rPr>
        <w:t>堆结构</w:t>
      </w:r>
      <w:proofErr w:type="gramEnd"/>
      <w:r>
        <w:rPr>
          <w:rFonts w:hint="eastAsia"/>
          <w:kern w:val="0"/>
        </w:rPr>
        <w:t>就很好了</w:t>
      </w:r>
    </w:p>
    <w:p w:rsidR="001D356F" w:rsidRDefault="00230DFB" w:rsidP="00C249EB">
      <w:pPr>
        <w:pStyle w:val="a3"/>
        <w:numPr>
          <w:ilvl w:val="0"/>
          <w:numId w:val="24"/>
        </w:numPr>
        <w:ind w:firstLineChars="0"/>
        <w:rPr>
          <w:kern w:val="0"/>
        </w:rPr>
      </w:pPr>
      <w:r>
        <w:rPr>
          <w:rFonts w:hint="eastAsia"/>
          <w:kern w:val="0"/>
        </w:rPr>
        <w:t>对于所有的堆结构：</w:t>
      </w:r>
      <w:proofErr w:type="gramStart"/>
      <w:r>
        <w:rPr>
          <w:rFonts w:hint="eastAsia"/>
          <w:kern w:val="0"/>
        </w:rPr>
        <w:t>二叉堆</w:t>
      </w:r>
      <w:proofErr w:type="gramEnd"/>
      <w:r>
        <w:rPr>
          <w:rFonts w:hint="eastAsia"/>
          <w:kern w:val="0"/>
        </w:rPr>
        <w:t>、二项堆、斐波那契堆。它们的</w:t>
      </w:r>
      <w:r>
        <w:rPr>
          <w:rFonts w:hint="eastAsia"/>
          <w:kern w:val="0"/>
        </w:rPr>
        <w:t>search</w:t>
      </w:r>
      <w:r>
        <w:rPr>
          <w:rFonts w:hint="eastAsia"/>
          <w:kern w:val="0"/>
        </w:rPr>
        <w:t>操作都是很慢的，不能高效的支持</w:t>
      </w:r>
      <w:r>
        <w:rPr>
          <w:rFonts w:hint="eastAsia"/>
          <w:kern w:val="0"/>
        </w:rPr>
        <w:t>search</w:t>
      </w:r>
      <w:r>
        <w:rPr>
          <w:rFonts w:hint="eastAsia"/>
          <w:kern w:val="0"/>
        </w:rPr>
        <w:t>操作！</w:t>
      </w:r>
      <w:r>
        <w:rPr>
          <w:kern w:val="0"/>
        </w:rPr>
        <w:br/>
      </w:r>
      <w:r>
        <w:rPr>
          <w:rFonts w:hint="eastAsia"/>
          <w:kern w:val="0"/>
        </w:rPr>
        <w:t>因而在</w:t>
      </w:r>
      <w:r>
        <w:rPr>
          <w:rFonts w:hint="eastAsia"/>
          <w:kern w:val="0"/>
        </w:rPr>
        <w:t>decrease-key</w:t>
      </w:r>
      <w:r>
        <w:rPr>
          <w:rFonts w:hint="eastAsia"/>
          <w:kern w:val="0"/>
        </w:rPr>
        <w:t>和</w:t>
      </w:r>
      <w:r>
        <w:rPr>
          <w:rFonts w:hint="eastAsia"/>
          <w:kern w:val="0"/>
        </w:rPr>
        <w:t>delete</w:t>
      </w:r>
      <w:r>
        <w:rPr>
          <w:rFonts w:hint="eastAsia"/>
          <w:kern w:val="0"/>
        </w:rPr>
        <w:t>等涉及结点的操作时都需要一个指向结点的指针。</w:t>
      </w:r>
    </w:p>
    <w:p w:rsidR="001D356F" w:rsidRDefault="00230DFB" w:rsidP="00C249EB">
      <w:pPr>
        <w:pStyle w:val="a3"/>
        <w:numPr>
          <w:ilvl w:val="0"/>
          <w:numId w:val="24"/>
        </w:numPr>
        <w:ind w:firstLineChars="0"/>
        <w:rPr>
          <w:kern w:val="0"/>
        </w:rPr>
      </w:pPr>
      <w:r>
        <w:rPr>
          <w:rFonts w:hint="eastAsia"/>
          <w:kern w:val="0"/>
        </w:rPr>
        <w:t>一个二项</w:t>
      </w:r>
      <w:r w:rsidR="00801D6E" w:rsidRPr="00C249EB">
        <w:rPr>
          <w:rFonts w:hint="eastAsia"/>
          <w:color w:val="FF0000"/>
          <w:kern w:val="0"/>
        </w:rPr>
        <w:t>堆</w:t>
      </w:r>
      <w:r>
        <w:rPr>
          <w:rFonts w:hint="eastAsia"/>
          <w:kern w:val="0"/>
        </w:rPr>
        <w:t>是由</w:t>
      </w:r>
      <w:r w:rsidR="00801D6E" w:rsidRPr="00C249EB">
        <w:rPr>
          <w:rFonts w:hint="eastAsia"/>
          <w:color w:val="FF0000"/>
          <w:kern w:val="0"/>
        </w:rPr>
        <w:t>一组</w:t>
      </w:r>
      <w:r>
        <w:rPr>
          <w:rFonts w:hint="eastAsia"/>
          <w:kern w:val="0"/>
        </w:rPr>
        <w:t>二项</w:t>
      </w:r>
      <w:r w:rsidR="00801D6E" w:rsidRPr="00C249EB">
        <w:rPr>
          <w:rFonts w:hint="eastAsia"/>
          <w:color w:val="FF0000"/>
          <w:kern w:val="0"/>
        </w:rPr>
        <w:t>树</w:t>
      </w:r>
      <w:r>
        <w:rPr>
          <w:rFonts w:hint="eastAsia"/>
          <w:kern w:val="0"/>
        </w:rPr>
        <w:t>所构成的。</w:t>
      </w:r>
    </w:p>
    <w:p w:rsidR="001D356F" w:rsidRPr="00C249EB" w:rsidRDefault="00B26784" w:rsidP="00C249EB">
      <w:pPr>
        <w:pStyle w:val="a3"/>
        <w:numPr>
          <w:ilvl w:val="0"/>
          <w:numId w:val="24"/>
        </w:numPr>
        <w:ind w:firstLineChars="0"/>
        <w:rPr>
          <w:kern w:val="0"/>
        </w:rPr>
      </w:pPr>
      <w:r w:rsidRPr="00B26784">
        <w:t>二项树是一种递归的定义</w:t>
      </w:r>
      <w:r w:rsidRPr="00B26784">
        <w:t>:</w:t>
      </w:r>
      <w:r>
        <w:rPr>
          <w:rFonts w:hint="eastAsia"/>
        </w:rPr>
        <w:br/>
      </w:r>
      <w:r w:rsidRPr="00B26784">
        <w:t xml:space="preserve">1. </w:t>
      </w:r>
      <w:r w:rsidRPr="00B26784">
        <w:t>二项树</w:t>
      </w:r>
      <w:r w:rsidRPr="00B26784">
        <w:t>B[0]</w:t>
      </w:r>
      <w:r w:rsidRPr="00B26784">
        <w:t>仅仅包含一个节点</w:t>
      </w:r>
      <w:r>
        <w:rPr>
          <w:rFonts w:hint="eastAsia"/>
        </w:rPr>
        <w:br/>
      </w:r>
      <w:r w:rsidRPr="00B26784">
        <w:t>2. B[k]</w:t>
      </w:r>
      <w:r w:rsidRPr="00B26784">
        <w:t>是由两棵</w:t>
      </w:r>
      <w:r w:rsidRPr="00B26784">
        <w:t>B[k-1]</w:t>
      </w:r>
      <w:r w:rsidRPr="00B26784">
        <w:t>二项树组成，其中一颗树是另外一颗树的子树。</w:t>
      </w:r>
      <w:r>
        <w:rPr>
          <w:rFonts w:hint="eastAsia"/>
        </w:rPr>
        <w:br/>
      </w:r>
      <w:r w:rsidRPr="00B26784">
        <w:t>下面是</w:t>
      </w:r>
      <w:r w:rsidRPr="00B26784">
        <w:t>B0 - B4</w:t>
      </w:r>
      <w:proofErr w:type="gramStart"/>
      <w:r w:rsidRPr="00B26784">
        <w:t>二</w:t>
      </w:r>
      <w:proofErr w:type="gramEnd"/>
      <w:r w:rsidRPr="00B26784">
        <w:t>项树：</w:t>
      </w:r>
      <w:r>
        <w:rPr>
          <w:rFonts w:hint="eastAsia"/>
        </w:rPr>
        <w:br/>
      </w:r>
      <w:r w:rsidR="00343FF8">
        <w:rPr>
          <w:noProof/>
        </w:rPr>
        <w:drawing>
          <wp:inline distT="0" distB="0" distL="0" distR="0" wp14:anchorId="7FAEC4B4" wp14:editId="6EBD3755">
            <wp:extent cx="3409950" cy="2990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9950" cy="2990850"/>
                    </a:xfrm>
                    <a:prstGeom prst="rect">
                      <a:avLst/>
                    </a:prstGeom>
                  </pic:spPr>
                </pic:pic>
              </a:graphicData>
            </a:graphic>
          </wp:inline>
        </w:drawing>
      </w:r>
    </w:p>
    <w:p w:rsidR="001D356F" w:rsidRPr="00C249EB" w:rsidRDefault="00B26784" w:rsidP="00C249EB">
      <w:pPr>
        <w:pStyle w:val="a3"/>
        <w:numPr>
          <w:ilvl w:val="0"/>
          <w:numId w:val="24"/>
        </w:numPr>
        <w:ind w:firstLineChars="0"/>
        <w:rPr>
          <w:kern w:val="0"/>
        </w:rPr>
      </w:pPr>
      <w:r w:rsidRPr="00B26784">
        <w:t>显然二项</w:t>
      </w:r>
      <w:proofErr w:type="gramStart"/>
      <w:r w:rsidRPr="00B26784">
        <w:t>树具有</w:t>
      </w:r>
      <w:proofErr w:type="gramEnd"/>
      <w:r w:rsidRPr="00B26784">
        <w:t>如下的性质：</w:t>
      </w:r>
    </w:p>
    <w:p w:rsidR="001D356F" w:rsidRPr="00C249EB" w:rsidRDefault="00B26784" w:rsidP="00C249EB">
      <w:pPr>
        <w:pStyle w:val="a3"/>
        <w:numPr>
          <w:ilvl w:val="1"/>
          <w:numId w:val="24"/>
        </w:numPr>
        <w:ind w:firstLineChars="0"/>
        <w:rPr>
          <w:kern w:val="0"/>
        </w:rPr>
      </w:pPr>
      <w:r w:rsidRPr="00B26784">
        <w:t>对于树</w:t>
      </w:r>
      <w:r w:rsidRPr="00B26784">
        <w:t>B[k]</w:t>
      </w:r>
      <w:r w:rsidRPr="00B26784">
        <w:t>该树含有</w:t>
      </w:r>
      <w:r w:rsidRPr="00B26784">
        <w:t>2^k</w:t>
      </w:r>
      <w:proofErr w:type="gramStart"/>
      <w:r w:rsidRPr="00B26784">
        <w:t>个</w:t>
      </w:r>
      <w:proofErr w:type="gramEnd"/>
      <w:r w:rsidRPr="00B26784">
        <w:t>节点；</w:t>
      </w:r>
    </w:p>
    <w:p w:rsidR="001D356F" w:rsidRPr="00C249EB" w:rsidRDefault="00B26784" w:rsidP="00C249EB">
      <w:pPr>
        <w:pStyle w:val="a3"/>
        <w:numPr>
          <w:ilvl w:val="1"/>
          <w:numId w:val="24"/>
        </w:numPr>
        <w:ind w:firstLineChars="0"/>
        <w:rPr>
          <w:kern w:val="0"/>
        </w:rPr>
      </w:pPr>
      <w:r w:rsidRPr="00B26784">
        <w:t>树的高度是</w:t>
      </w:r>
      <w:r w:rsidRPr="00B26784">
        <w:t>k</w:t>
      </w:r>
      <w:r w:rsidRPr="00B26784">
        <w:t>；</w:t>
      </w:r>
    </w:p>
    <w:p w:rsidR="001D356F" w:rsidRPr="00C249EB" w:rsidRDefault="00B26784" w:rsidP="00C249EB">
      <w:pPr>
        <w:pStyle w:val="a3"/>
        <w:numPr>
          <w:ilvl w:val="1"/>
          <w:numId w:val="24"/>
        </w:numPr>
        <w:ind w:firstLineChars="0"/>
        <w:rPr>
          <w:kern w:val="0"/>
        </w:rPr>
      </w:pPr>
      <w:r w:rsidRPr="00B26784">
        <w:t>在深度为</w:t>
      </w:r>
      <w:r w:rsidRPr="00B26784">
        <w:t>i</w:t>
      </w:r>
      <w:r w:rsidRPr="00B26784">
        <w:t>中含有</w:t>
      </w:r>
      <w:r w:rsidRPr="00B26784">
        <w:t>C</w:t>
      </w:r>
      <w:r w:rsidRPr="00B26784">
        <w:rPr>
          <w:vertAlign w:val="subscript"/>
        </w:rPr>
        <w:t>i</w:t>
      </w:r>
      <w:r w:rsidRPr="00B26784">
        <w:rPr>
          <w:vertAlign w:val="superscript"/>
        </w:rPr>
        <w:t>k</w:t>
      </w:r>
      <w:r w:rsidRPr="00B26784">
        <w:t>节点，其中</w:t>
      </w:r>
      <w:r w:rsidRPr="00B26784">
        <w:t>i = 0</w:t>
      </w:r>
      <w:r w:rsidRPr="00B26784">
        <w:t>，</w:t>
      </w:r>
      <w:r w:rsidRPr="00B26784">
        <w:t xml:space="preserve"> 1</w:t>
      </w:r>
      <w:r w:rsidRPr="00B26784">
        <w:t>，</w:t>
      </w:r>
      <w:r w:rsidRPr="00B26784">
        <w:t>2 ... , k;</w:t>
      </w:r>
    </w:p>
    <w:p w:rsidR="00E96969" w:rsidRDefault="00E96969" w:rsidP="00E96969">
      <w:pPr>
        <w:pStyle w:val="a4"/>
        <w:numPr>
          <w:ilvl w:val="0"/>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二项堆是由一</w:t>
      </w:r>
      <w:r w:rsidR="00801D6E" w:rsidRPr="00C249EB">
        <w:rPr>
          <w:rFonts w:ascii="Verdana" w:hAnsi="Verdana" w:hint="eastAsia"/>
          <w:color w:val="FF0000"/>
          <w:sz w:val="19"/>
          <w:szCs w:val="19"/>
        </w:rPr>
        <w:t>组</w:t>
      </w:r>
      <w:r>
        <w:rPr>
          <w:rFonts w:ascii="Verdana" w:hAnsi="Verdana"/>
          <w:color w:val="303030"/>
          <w:sz w:val="19"/>
          <w:szCs w:val="19"/>
        </w:rPr>
        <w:t>满足下面的二项树组成：</w:t>
      </w:r>
      <w:r w:rsidR="00C77E54">
        <w:rPr>
          <w:rFonts w:ascii="Verdana" w:hAnsi="Verdana" w:hint="eastAsia"/>
          <w:color w:val="303030"/>
          <w:sz w:val="19"/>
          <w:szCs w:val="19"/>
        </w:rPr>
        <w:br/>
      </w:r>
      <w:r w:rsidR="00801D6E" w:rsidRPr="00C249EB">
        <w:rPr>
          <w:rFonts w:hint="eastAsia"/>
          <w:u w:val="single"/>
        </w:rPr>
        <w:t>第一个性质保证了二项树的根结点包含了最小的关键字。第二个性质则说明结点数为n的二项</w:t>
      </w:r>
      <w:proofErr w:type="gramStart"/>
      <w:r w:rsidR="00801D6E" w:rsidRPr="00C249EB">
        <w:rPr>
          <w:rFonts w:hint="eastAsia"/>
          <w:u w:val="single"/>
        </w:rPr>
        <w:t>堆最多</w:t>
      </w:r>
      <w:proofErr w:type="gramEnd"/>
      <w:r w:rsidR="00801D6E" w:rsidRPr="00C249EB">
        <w:rPr>
          <w:rFonts w:hint="eastAsia"/>
          <w:u w:val="single"/>
        </w:rPr>
        <w:t>只有logn +</w:t>
      </w:r>
      <w:r w:rsidR="00801D6E" w:rsidRPr="00C249EB">
        <w:rPr>
          <w:u w:val="single"/>
        </w:rPr>
        <w:t xml:space="preserve"> </w:t>
      </w:r>
      <w:r w:rsidR="00801D6E" w:rsidRPr="00C249EB">
        <w:rPr>
          <w:rFonts w:hint="eastAsia"/>
          <w:u w:val="single"/>
        </w:rPr>
        <w:t>1棵二项树</w:t>
      </w:r>
      <w:r w:rsidR="00801D6E" w:rsidRPr="00C249EB">
        <w:rPr>
          <w:rFonts w:hint="eastAsia"/>
        </w:rPr>
        <w:t>。</w:t>
      </w:r>
    </w:p>
    <w:p w:rsidR="001D356F" w:rsidRDefault="00E96969" w:rsidP="00C249EB">
      <w:pPr>
        <w:pStyle w:val="a4"/>
        <w:numPr>
          <w:ilvl w:val="1"/>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 H</w:t>
      </w:r>
      <w:r w:rsidR="00423BD7">
        <w:rPr>
          <w:rFonts w:ascii="Verdana" w:hAnsi="Verdana"/>
          <w:color w:val="303030"/>
          <w:sz w:val="19"/>
          <w:szCs w:val="19"/>
        </w:rPr>
        <w:t>中的每个二项树遵循</w:t>
      </w:r>
      <w:r w:rsidR="00801D6E" w:rsidRPr="00C249EB">
        <w:rPr>
          <w:rFonts w:ascii="Verdana" w:hAnsi="Verdana" w:hint="eastAsia"/>
          <w:color w:val="0070C0"/>
          <w:sz w:val="19"/>
          <w:szCs w:val="19"/>
        </w:rPr>
        <w:t>最小堆性质：结点的关键字大于或等于其父结点的关键字</w:t>
      </w:r>
      <w:r w:rsidR="00423BD7">
        <w:rPr>
          <w:rFonts w:ascii="Verdana" w:hAnsi="Verdana" w:hint="eastAsia"/>
          <w:color w:val="303030"/>
          <w:sz w:val="19"/>
          <w:szCs w:val="19"/>
        </w:rPr>
        <w:t>。我们说这种树是最小堆有序的。</w:t>
      </w:r>
    </w:p>
    <w:p w:rsidR="001D356F" w:rsidRDefault="00E96969" w:rsidP="00C249EB">
      <w:pPr>
        <w:pStyle w:val="a4"/>
        <w:numPr>
          <w:ilvl w:val="1"/>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对于任意的整数</w:t>
      </w:r>
      <w:r>
        <w:rPr>
          <w:rFonts w:ascii="Verdana" w:hAnsi="Verdana"/>
          <w:color w:val="303030"/>
          <w:sz w:val="19"/>
          <w:szCs w:val="19"/>
        </w:rPr>
        <w:t>k</w:t>
      </w:r>
      <w:r>
        <w:rPr>
          <w:rFonts w:ascii="Verdana" w:hAnsi="Verdana"/>
          <w:color w:val="303030"/>
          <w:sz w:val="19"/>
          <w:szCs w:val="19"/>
        </w:rPr>
        <w:t>的话，在</w:t>
      </w:r>
      <w:r>
        <w:rPr>
          <w:rFonts w:ascii="Verdana" w:hAnsi="Verdana"/>
          <w:color w:val="303030"/>
          <w:sz w:val="19"/>
          <w:szCs w:val="19"/>
        </w:rPr>
        <w:t>H</w:t>
      </w:r>
      <w:r>
        <w:rPr>
          <w:rFonts w:ascii="Verdana" w:hAnsi="Verdana"/>
          <w:color w:val="303030"/>
          <w:sz w:val="19"/>
          <w:szCs w:val="19"/>
        </w:rPr>
        <w:t>不存在另外一个度数也是</w:t>
      </w:r>
      <w:r>
        <w:rPr>
          <w:rFonts w:ascii="Verdana" w:hAnsi="Verdana"/>
          <w:color w:val="303030"/>
          <w:sz w:val="19"/>
          <w:szCs w:val="19"/>
        </w:rPr>
        <w:t>k</w:t>
      </w:r>
      <w:r>
        <w:rPr>
          <w:rFonts w:ascii="Verdana" w:hAnsi="Verdana"/>
          <w:color w:val="303030"/>
          <w:sz w:val="19"/>
          <w:szCs w:val="19"/>
        </w:rPr>
        <w:t>的二项树；</w:t>
      </w:r>
      <w:r w:rsidR="00423BD7">
        <w:rPr>
          <w:rFonts w:ascii="Verdana" w:hAnsi="Verdana" w:hint="eastAsia"/>
          <w:color w:val="303030"/>
          <w:sz w:val="19"/>
          <w:szCs w:val="19"/>
        </w:rPr>
        <w:t>即</w:t>
      </w:r>
      <w:r w:rsidR="00801D6E" w:rsidRPr="00C249EB">
        <w:rPr>
          <w:rFonts w:ascii="Verdana" w:hAnsi="Verdana" w:hint="eastAsia"/>
          <w:color w:val="FF0000"/>
          <w:sz w:val="19"/>
          <w:szCs w:val="19"/>
        </w:rPr>
        <w:t>至多</w:t>
      </w:r>
      <w:r w:rsidR="00DC3DEB">
        <w:rPr>
          <w:rFonts w:ascii="Verdana" w:hAnsi="Verdana" w:hint="eastAsia"/>
          <w:color w:val="303030"/>
          <w:sz w:val="19"/>
          <w:szCs w:val="19"/>
        </w:rPr>
        <w:t>（有</w:t>
      </w:r>
      <w:r w:rsidR="00DC3DEB">
        <w:rPr>
          <w:rFonts w:ascii="Verdana" w:hAnsi="Verdana" w:hint="eastAsia"/>
          <w:color w:val="303030"/>
          <w:sz w:val="19"/>
          <w:szCs w:val="19"/>
        </w:rPr>
        <w:t>0</w:t>
      </w:r>
      <w:r w:rsidR="00EC357A">
        <w:rPr>
          <w:rFonts w:ascii="Verdana" w:hAnsi="Verdana" w:hint="eastAsia"/>
          <w:color w:val="303030"/>
          <w:sz w:val="19"/>
          <w:szCs w:val="19"/>
        </w:rPr>
        <w:t>或</w:t>
      </w:r>
      <w:r w:rsidR="00DC3DEB">
        <w:rPr>
          <w:rFonts w:ascii="Verdana" w:hAnsi="Verdana" w:hint="eastAsia"/>
          <w:color w:val="303030"/>
          <w:sz w:val="19"/>
          <w:szCs w:val="19"/>
        </w:rPr>
        <w:t>1</w:t>
      </w:r>
      <w:r w:rsidR="00DC3DEB">
        <w:rPr>
          <w:rFonts w:ascii="Verdana" w:hAnsi="Verdana" w:hint="eastAsia"/>
          <w:color w:val="303030"/>
          <w:sz w:val="19"/>
          <w:szCs w:val="19"/>
        </w:rPr>
        <w:t>棵）</w:t>
      </w:r>
      <w:r w:rsidR="00423BD7">
        <w:rPr>
          <w:rFonts w:ascii="Verdana" w:hAnsi="Verdana" w:hint="eastAsia"/>
          <w:color w:val="303030"/>
          <w:sz w:val="19"/>
          <w:szCs w:val="19"/>
        </w:rPr>
        <w:t>有一棵二项树的根具有度数</w:t>
      </w:r>
      <w:r w:rsidR="00423BD7">
        <w:rPr>
          <w:rFonts w:ascii="Verdana" w:hAnsi="Verdana" w:hint="eastAsia"/>
          <w:color w:val="303030"/>
          <w:sz w:val="19"/>
          <w:szCs w:val="19"/>
        </w:rPr>
        <w:t>K</w:t>
      </w:r>
      <w:r w:rsidR="00423BD7">
        <w:rPr>
          <w:rFonts w:ascii="Verdana" w:hAnsi="Verdana" w:hint="eastAsia"/>
          <w:color w:val="303030"/>
          <w:sz w:val="19"/>
          <w:szCs w:val="19"/>
        </w:rPr>
        <w:t>。</w:t>
      </w:r>
    </w:p>
    <w:p w:rsidR="001D356F" w:rsidRDefault="002E1CFB" w:rsidP="00C249EB">
      <w:pPr>
        <w:pStyle w:val="a3"/>
        <w:numPr>
          <w:ilvl w:val="0"/>
          <w:numId w:val="24"/>
        </w:numPr>
        <w:ind w:firstLineChars="0"/>
        <w:rPr>
          <w:kern w:val="0"/>
        </w:rPr>
      </w:pPr>
      <w:r>
        <w:rPr>
          <w:rFonts w:hint="eastAsia"/>
          <w:kern w:val="0"/>
        </w:rPr>
        <w:t>由于二进制的</w:t>
      </w:r>
      <w:r>
        <w:rPr>
          <w:rFonts w:hint="eastAsia"/>
          <w:kern w:val="0"/>
        </w:rPr>
        <w:t>0</w:t>
      </w:r>
      <w:r>
        <w:rPr>
          <w:rFonts w:hint="eastAsia"/>
          <w:kern w:val="0"/>
        </w:rPr>
        <w:t>、</w:t>
      </w:r>
      <w:r>
        <w:rPr>
          <w:rFonts w:hint="eastAsia"/>
          <w:kern w:val="0"/>
        </w:rPr>
        <w:t>1</w:t>
      </w:r>
      <w:r>
        <w:rPr>
          <w:rFonts w:hint="eastAsia"/>
          <w:kern w:val="0"/>
        </w:rPr>
        <w:t>可以表示出任意的数值，所以任意</w:t>
      </w:r>
      <w:proofErr w:type="gramStart"/>
      <w:r>
        <w:rPr>
          <w:rFonts w:hint="eastAsia"/>
          <w:kern w:val="0"/>
        </w:rPr>
        <w:t>个</w:t>
      </w:r>
      <w:proofErr w:type="gramEnd"/>
      <w:r>
        <w:rPr>
          <w:rFonts w:hint="eastAsia"/>
          <w:kern w:val="0"/>
        </w:rPr>
        <w:t>结点数的堆也可以由二项堆来表示。</w:t>
      </w:r>
      <w:r w:rsidR="00061D94">
        <w:rPr>
          <w:kern w:val="0"/>
        </w:rPr>
        <w:br/>
      </w:r>
      <w:r w:rsidR="00061D94">
        <w:rPr>
          <w:rFonts w:hint="eastAsia"/>
          <w:kern w:val="0"/>
        </w:rPr>
        <w:t>例如：</w:t>
      </w:r>
      <w:r w:rsidR="00061D94">
        <w:rPr>
          <w:rFonts w:hint="eastAsia"/>
          <w:kern w:val="0"/>
        </w:rPr>
        <w:t>13&lt;1101&gt;</w:t>
      </w:r>
      <w:proofErr w:type="gramStart"/>
      <w:r w:rsidR="00061D94">
        <w:rPr>
          <w:rFonts w:hint="eastAsia"/>
          <w:kern w:val="0"/>
        </w:rPr>
        <w:t>个</w:t>
      </w:r>
      <w:proofErr w:type="gramEnd"/>
      <w:r w:rsidR="00061D94">
        <w:rPr>
          <w:rFonts w:hint="eastAsia"/>
          <w:kern w:val="0"/>
        </w:rPr>
        <w:t>结点</w:t>
      </w:r>
      <w:proofErr w:type="gramStart"/>
      <w:r w:rsidR="00061D94">
        <w:rPr>
          <w:rFonts w:hint="eastAsia"/>
          <w:kern w:val="0"/>
        </w:rPr>
        <w:t>的堆可由</w:t>
      </w:r>
      <w:proofErr w:type="gramEnd"/>
      <w:r w:rsidR="00061D94">
        <w:rPr>
          <w:rFonts w:hint="eastAsia"/>
          <w:kern w:val="0"/>
        </w:rPr>
        <w:t>二项树</w:t>
      </w:r>
      <w:r w:rsidR="00061D94">
        <w:rPr>
          <w:rFonts w:hint="eastAsia"/>
          <w:kern w:val="0"/>
        </w:rPr>
        <w:t>B3,B2,B0</w:t>
      </w:r>
      <w:r w:rsidR="00061D94">
        <w:rPr>
          <w:rFonts w:hint="eastAsia"/>
          <w:kern w:val="0"/>
        </w:rPr>
        <w:t>来表示出来。</w:t>
      </w:r>
    </w:p>
    <w:p w:rsidR="001D356F" w:rsidRDefault="00801D6E" w:rsidP="00C249EB">
      <w:pPr>
        <w:pStyle w:val="a3"/>
        <w:numPr>
          <w:ilvl w:val="0"/>
          <w:numId w:val="24"/>
        </w:numPr>
        <w:ind w:firstLineChars="0"/>
        <w:rPr>
          <w:kern w:val="0"/>
        </w:rPr>
      </w:pPr>
      <w:r w:rsidRPr="00C249EB">
        <w:rPr>
          <w:rFonts w:hint="eastAsia"/>
          <w:color w:val="0070C0"/>
          <w:kern w:val="0"/>
        </w:rPr>
        <w:t>根表</w:t>
      </w:r>
      <w:r w:rsidR="000A4D76">
        <w:rPr>
          <w:rFonts w:hint="eastAsia"/>
          <w:kern w:val="0"/>
        </w:rPr>
        <w:t>：一个二项堆中的各二项树的根被组织成一个键表，我们称之为根表！</w:t>
      </w:r>
      <w:r w:rsidR="00581860">
        <w:rPr>
          <w:kern w:val="0"/>
        </w:rPr>
        <w:br/>
      </w:r>
      <w:r w:rsidR="00ED0D62" w:rsidRPr="00C249EB">
        <w:rPr>
          <w:noProof/>
          <w:kern w:val="0"/>
        </w:rPr>
        <w:drawing>
          <wp:inline distT="0" distB="0" distL="0" distR="0" wp14:anchorId="14FA2EFA" wp14:editId="5CE8D7FA">
            <wp:extent cx="3949065" cy="18891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3949065" cy="1889125"/>
                    </a:xfrm>
                    <a:prstGeom prst="rect">
                      <a:avLst/>
                    </a:prstGeom>
                    <a:noFill/>
                    <a:ln w="9525">
                      <a:noFill/>
                      <a:miter lim="800000"/>
                      <a:headEnd/>
                      <a:tailEnd/>
                    </a:ln>
                  </pic:spPr>
                </pic:pic>
              </a:graphicData>
            </a:graphic>
          </wp:inline>
        </w:drawing>
      </w:r>
    </w:p>
    <w:p w:rsidR="001D356F" w:rsidRDefault="00581860" w:rsidP="00C249EB">
      <w:pPr>
        <w:pStyle w:val="a3"/>
        <w:numPr>
          <w:ilvl w:val="0"/>
          <w:numId w:val="24"/>
        </w:numPr>
        <w:ind w:firstLineChars="0"/>
        <w:rPr>
          <w:kern w:val="0"/>
        </w:rPr>
      </w:pPr>
      <w:r>
        <w:rPr>
          <w:rFonts w:hint="eastAsia"/>
          <w:kern w:val="0"/>
        </w:rPr>
        <w:t>二项堆的最重要的一个操作就是</w:t>
      </w:r>
      <w:r>
        <w:rPr>
          <w:rFonts w:hint="eastAsia"/>
          <w:kern w:val="0"/>
        </w:rPr>
        <w:t>UNION</w:t>
      </w:r>
      <w:r>
        <w:rPr>
          <w:rFonts w:hint="eastAsia"/>
          <w:kern w:val="0"/>
        </w:rPr>
        <w:t>操作，其它的操作都可以在</w:t>
      </w:r>
      <w:r>
        <w:rPr>
          <w:rFonts w:hint="eastAsia"/>
          <w:kern w:val="0"/>
        </w:rPr>
        <w:t>UNION</w:t>
      </w:r>
      <w:r>
        <w:rPr>
          <w:rFonts w:hint="eastAsia"/>
          <w:kern w:val="0"/>
        </w:rPr>
        <w:t>操作的基础上轻松的实现。</w:t>
      </w:r>
      <w:r>
        <w:rPr>
          <w:kern w:val="0"/>
        </w:rPr>
        <w:br/>
      </w:r>
      <w:r>
        <w:rPr>
          <w:rFonts w:hint="eastAsia"/>
          <w:kern w:val="0"/>
        </w:rPr>
        <w:t>大概思路为：</w:t>
      </w:r>
      <w:r w:rsidR="00D40DE2">
        <w:rPr>
          <w:rFonts w:hint="eastAsia"/>
          <w:kern w:val="0"/>
        </w:rPr>
        <w:t>将两个二项堆</w:t>
      </w:r>
      <w:proofErr w:type="gramStart"/>
      <w:r w:rsidR="00D40DE2">
        <w:rPr>
          <w:rFonts w:hint="eastAsia"/>
          <w:kern w:val="0"/>
        </w:rPr>
        <w:t>的根表连接</w:t>
      </w:r>
      <w:proofErr w:type="gramEnd"/>
      <w:r w:rsidR="00D40DE2">
        <w:rPr>
          <w:rFonts w:hint="eastAsia"/>
          <w:kern w:val="0"/>
        </w:rPr>
        <w:t>起来组成一个大的二项树的连接，</w:t>
      </w:r>
      <w:r w:rsidR="00801D6E" w:rsidRPr="00C249EB">
        <w:rPr>
          <w:rFonts w:hint="eastAsia"/>
          <w:color w:val="0070C0"/>
          <w:kern w:val="0"/>
        </w:rPr>
        <w:t>按“度”的单调递增顺序</w:t>
      </w:r>
      <w:r w:rsidR="00D40DE2">
        <w:rPr>
          <w:rFonts w:hint="eastAsia"/>
          <w:kern w:val="0"/>
        </w:rPr>
        <w:t>进行排序之后，从左至右来消除具有重复度的二项树。因为原本的每个二项堆中任意度</w:t>
      </w:r>
      <w:r w:rsidR="00D40DE2">
        <w:rPr>
          <w:rFonts w:hint="eastAsia"/>
          <w:kern w:val="0"/>
        </w:rPr>
        <w:t>K</w:t>
      </w:r>
      <w:r w:rsidR="00D40DE2">
        <w:rPr>
          <w:rFonts w:hint="eastAsia"/>
          <w:kern w:val="0"/>
        </w:rPr>
        <w:t>至多只有一个相应的二项树，所以这个消除重复的操作会非常容易。从小到</w:t>
      </w:r>
      <w:proofErr w:type="gramStart"/>
      <w:r w:rsidR="00D40DE2">
        <w:rPr>
          <w:rFonts w:hint="eastAsia"/>
          <w:kern w:val="0"/>
        </w:rPr>
        <w:t>大找到</w:t>
      </w:r>
      <w:proofErr w:type="gramEnd"/>
      <w:r w:rsidR="00D40DE2">
        <w:rPr>
          <w:rFonts w:hint="eastAsia"/>
          <w:kern w:val="0"/>
        </w:rPr>
        <w:t>两个相同度</w:t>
      </w:r>
      <w:r w:rsidR="00D40DE2">
        <w:rPr>
          <w:rFonts w:hint="eastAsia"/>
          <w:kern w:val="0"/>
        </w:rPr>
        <w:t>K</w:t>
      </w:r>
      <w:r w:rsidR="00D40DE2">
        <w:rPr>
          <w:rFonts w:hint="eastAsia"/>
          <w:kern w:val="0"/>
        </w:rPr>
        <w:t>的二项树，然后连接成一个</w:t>
      </w:r>
      <w:r w:rsidR="00D40DE2">
        <w:rPr>
          <w:rFonts w:hint="eastAsia"/>
          <w:kern w:val="0"/>
        </w:rPr>
        <w:t>K+1</w:t>
      </w:r>
      <w:r w:rsidR="00D40DE2">
        <w:rPr>
          <w:rFonts w:hint="eastAsia"/>
          <w:kern w:val="0"/>
        </w:rPr>
        <w:t>度的二项树，</w:t>
      </w:r>
      <w:proofErr w:type="gramStart"/>
      <w:r w:rsidR="00D40DE2">
        <w:rPr>
          <w:rFonts w:hint="eastAsia"/>
          <w:kern w:val="0"/>
        </w:rPr>
        <w:t>直到链尾时</w:t>
      </w:r>
      <w:proofErr w:type="gramEnd"/>
      <w:r w:rsidR="00D40DE2">
        <w:rPr>
          <w:rFonts w:hint="eastAsia"/>
          <w:kern w:val="0"/>
        </w:rPr>
        <w:t>合并完毕。</w:t>
      </w:r>
      <w:r w:rsidR="00326EF1">
        <w:rPr>
          <w:kern w:val="0"/>
        </w:rPr>
        <w:br/>
      </w:r>
      <w:r w:rsidR="00D40DE2">
        <w:rPr>
          <w:rFonts w:hint="eastAsia"/>
          <w:kern w:val="0"/>
        </w:rPr>
        <w:t>此时的二项堆就满足对任意度</w:t>
      </w:r>
      <w:r w:rsidR="00D40DE2">
        <w:rPr>
          <w:rFonts w:hint="eastAsia"/>
          <w:kern w:val="0"/>
        </w:rPr>
        <w:t>K</w:t>
      </w:r>
      <w:r w:rsidR="00D40DE2">
        <w:rPr>
          <w:rFonts w:hint="eastAsia"/>
          <w:kern w:val="0"/>
        </w:rPr>
        <w:t>至多只有一棵二项树。</w:t>
      </w:r>
      <w:r w:rsidR="00B53C9B">
        <w:rPr>
          <w:kern w:val="0"/>
        </w:rPr>
        <w:br/>
      </w:r>
      <w:r w:rsidR="00ED0D62" w:rsidRPr="00C249EB">
        <w:rPr>
          <w:noProof/>
          <w:kern w:val="0"/>
        </w:rPr>
        <w:drawing>
          <wp:inline distT="0" distB="0" distL="0" distR="0" wp14:anchorId="6BB283A2" wp14:editId="3A70DAAF">
            <wp:extent cx="6772275" cy="337629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6772275" cy="3376295"/>
                    </a:xfrm>
                    <a:prstGeom prst="rect">
                      <a:avLst/>
                    </a:prstGeom>
                    <a:noFill/>
                    <a:ln w="9525">
                      <a:noFill/>
                      <a:miter lim="800000"/>
                      <a:headEnd/>
                      <a:tailEnd/>
                    </a:ln>
                  </pic:spPr>
                </pic:pic>
              </a:graphicData>
            </a:graphic>
          </wp:inline>
        </w:drawing>
      </w:r>
      <w:r w:rsidR="00EE1A4E">
        <w:rPr>
          <w:kern w:val="0"/>
        </w:rPr>
        <w:br/>
      </w:r>
      <w:r w:rsidR="00EE1A4E" w:rsidRPr="00EE1A4E">
        <w:rPr>
          <w:rFonts w:hint="eastAsia"/>
          <w:kern w:val="0"/>
        </w:rPr>
        <w:t>此操作的时间复杂度为</w:t>
      </w:r>
      <w:r w:rsidR="00EE1A4E" w:rsidRPr="00EE1A4E">
        <w:rPr>
          <w:rFonts w:hint="eastAsia"/>
          <w:kern w:val="0"/>
        </w:rPr>
        <w:t>O(logn)</w:t>
      </w:r>
    </w:p>
    <w:p w:rsidR="001D356F" w:rsidRDefault="00801D6E" w:rsidP="00C249EB">
      <w:pPr>
        <w:pStyle w:val="a3"/>
        <w:numPr>
          <w:ilvl w:val="0"/>
          <w:numId w:val="24"/>
        </w:numPr>
        <w:ind w:firstLineChars="0"/>
        <w:rPr>
          <w:kern w:val="0"/>
        </w:rPr>
      </w:pPr>
      <w:r w:rsidRPr="00C249EB">
        <w:rPr>
          <w:rFonts w:hint="eastAsia"/>
          <w:kern w:val="0"/>
          <w:u w:val="single"/>
        </w:rPr>
        <w:t>其它的操作都可以通过将</w:t>
      </w:r>
      <w:r w:rsidRPr="00C249EB">
        <w:rPr>
          <w:color w:val="0070C0"/>
          <w:kern w:val="0"/>
          <w:u w:val="single"/>
        </w:rPr>
        <w:t>UNION</w:t>
      </w:r>
      <w:r w:rsidRPr="00C249EB">
        <w:rPr>
          <w:rFonts w:hint="eastAsia"/>
          <w:kern w:val="0"/>
          <w:u w:val="single"/>
        </w:rPr>
        <w:t>操作作为基础操作来实现</w:t>
      </w:r>
      <w:r w:rsidR="00480E5F">
        <w:rPr>
          <w:rFonts w:hint="eastAsia"/>
          <w:kern w:val="0"/>
        </w:rPr>
        <w:t>：</w:t>
      </w:r>
    </w:p>
    <w:p w:rsidR="001D356F" w:rsidRDefault="00801D6E" w:rsidP="00C249EB">
      <w:pPr>
        <w:pStyle w:val="a3"/>
        <w:numPr>
          <w:ilvl w:val="1"/>
          <w:numId w:val="24"/>
        </w:numPr>
        <w:ind w:firstLineChars="0"/>
        <w:rPr>
          <w:kern w:val="0"/>
        </w:rPr>
      </w:pPr>
      <w:r w:rsidRPr="00C249EB">
        <w:rPr>
          <w:rFonts w:hint="eastAsia"/>
          <w:color w:val="0070C0"/>
          <w:kern w:val="0"/>
        </w:rPr>
        <w:t>插入</w:t>
      </w:r>
      <w:r w:rsidR="00480E5F">
        <w:rPr>
          <w:rFonts w:hint="eastAsia"/>
          <w:kern w:val="0"/>
        </w:rPr>
        <w:t>：</w:t>
      </w:r>
      <w:r w:rsidR="00480E5F">
        <w:rPr>
          <w:rFonts w:hint="eastAsia"/>
          <w:kern w:val="0"/>
        </w:rPr>
        <w:t>NEW</w:t>
      </w:r>
      <w:r w:rsidR="00480E5F">
        <w:rPr>
          <w:rFonts w:hint="eastAsia"/>
          <w:kern w:val="0"/>
        </w:rPr>
        <w:t>一个一个结点的二项堆，然后调用</w:t>
      </w:r>
      <w:r w:rsidR="00480E5F">
        <w:rPr>
          <w:rFonts w:hint="eastAsia"/>
          <w:kern w:val="0"/>
        </w:rPr>
        <w:t>UNION</w:t>
      </w:r>
      <w:r w:rsidR="00480E5F">
        <w:rPr>
          <w:rFonts w:hint="eastAsia"/>
          <w:kern w:val="0"/>
        </w:rPr>
        <w:t>与原二项堆来进行合并</w:t>
      </w:r>
    </w:p>
    <w:p w:rsidR="001D356F" w:rsidRDefault="00801D6E" w:rsidP="00C249EB">
      <w:pPr>
        <w:pStyle w:val="a3"/>
        <w:numPr>
          <w:ilvl w:val="1"/>
          <w:numId w:val="24"/>
        </w:numPr>
        <w:ind w:firstLineChars="0"/>
        <w:rPr>
          <w:kern w:val="0"/>
        </w:rPr>
      </w:pPr>
      <w:r w:rsidRPr="00C249EB">
        <w:rPr>
          <w:rFonts w:hint="eastAsia"/>
          <w:color w:val="0070C0"/>
          <w:kern w:val="0"/>
        </w:rPr>
        <w:t>抽取最小关键字的结点</w:t>
      </w:r>
      <w:r w:rsidR="00480E5F">
        <w:rPr>
          <w:rFonts w:hint="eastAsia"/>
          <w:kern w:val="0"/>
        </w:rPr>
        <w:t>：</w:t>
      </w:r>
      <w:r w:rsidR="00480E5F">
        <w:rPr>
          <w:kern w:val="0"/>
        </w:rPr>
        <w:br/>
      </w:r>
      <w:r w:rsidR="00480E5F">
        <w:rPr>
          <w:rFonts w:hint="eastAsia"/>
          <w:kern w:val="0"/>
        </w:rPr>
        <w:t>从原二项堆的根键上取下最小关键字结点的二项树，独立出来；</w:t>
      </w:r>
      <w:r w:rsidR="00480E5F">
        <w:rPr>
          <w:kern w:val="0"/>
        </w:rPr>
        <w:br/>
      </w:r>
      <w:r w:rsidR="00480E5F">
        <w:rPr>
          <w:rFonts w:hint="eastAsia"/>
          <w:kern w:val="0"/>
        </w:rPr>
        <w:t>将独立出来的二项树的根结点去掉（这就是整个二项堆的最小关键字），然后将它的子结点逆转并组合成为一个不含最小值的二项堆；</w:t>
      </w:r>
      <w:r w:rsidR="00480E5F">
        <w:rPr>
          <w:kern w:val="0"/>
        </w:rPr>
        <w:br/>
      </w:r>
      <w:r w:rsidR="00480E5F">
        <w:rPr>
          <w:rFonts w:hint="eastAsia"/>
          <w:kern w:val="0"/>
        </w:rPr>
        <w:t>最后将这个新的二项堆与原来剩下的二项</w:t>
      </w:r>
      <w:proofErr w:type="gramStart"/>
      <w:r w:rsidR="00480E5F">
        <w:rPr>
          <w:rFonts w:hint="eastAsia"/>
          <w:kern w:val="0"/>
        </w:rPr>
        <w:t>堆进行</w:t>
      </w:r>
      <w:proofErr w:type="gramEnd"/>
      <w:r w:rsidR="00480E5F">
        <w:rPr>
          <w:rFonts w:hint="eastAsia"/>
          <w:kern w:val="0"/>
        </w:rPr>
        <w:t>合并操作。</w:t>
      </w:r>
      <w:r w:rsidR="0044125C">
        <w:rPr>
          <w:kern w:val="0"/>
        </w:rPr>
        <w:br/>
      </w:r>
      <w:r w:rsidR="00ED0D62">
        <w:rPr>
          <w:noProof/>
        </w:rPr>
        <w:drawing>
          <wp:inline distT="0" distB="0" distL="0" distR="0" wp14:anchorId="16823695" wp14:editId="1C749ECA">
            <wp:extent cx="6462137" cy="5612441"/>
            <wp:effectExtent l="19050" t="0" r="0" b="0"/>
            <wp:docPr id="24" name="图片 24" descr="http://hiphotos.baidu.com/%D0%D0%D7%DF%D4%DA%BF%D5%D6%D0/pic/item/c618b90f075361646159f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iphotos.baidu.com/%D0%D0%D7%DF%D4%DA%BF%D5%D6%D0/pic/item/c618b90f075361646159f32b.jpg"/>
                    <pic:cNvPicPr>
                      <a:picLocks noChangeAspect="1" noChangeArrowheads="1"/>
                    </pic:cNvPicPr>
                  </pic:nvPicPr>
                  <pic:blipFill>
                    <a:blip r:embed="rId30"/>
                    <a:srcRect/>
                    <a:stretch>
                      <a:fillRect/>
                    </a:stretch>
                  </pic:blipFill>
                  <pic:spPr bwMode="auto">
                    <a:xfrm>
                      <a:off x="0" y="0"/>
                      <a:ext cx="6472601" cy="5621529"/>
                    </a:xfrm>
                    <a:prstGeom prst="rect">
                      <a:avLst/>
                    </a:prstGeom>
                    <a:noFill/>
                    <a:ln w="9525">
                      <a:noFill/>
                      <a:miter lim="800000"/>
                      <a:headEnd/>
                      <a:tailEnd/>
                    </a:ln>
                  </pic:spPr>
                </pic:pic>
              </a:graphicData>
            </a:graphic>
          </wp:inline>
        </w:drawing>
      </w:r>
    </w:p>
    <w:p w:rsidR="001D356F" w:rsidRDefault="00801D6E" w:rsidP="00C249EB">
      <w:pPr>
        <w:pStyle w:val="a3"/>
        <w:numPr>
          <w:ilvl w:val="1"/>
          <w:numId w:val="24"/>
        </w:numPr>
        <w:ind w:firstLineChars="0"/>
        <w:rPr>
          <w:kern w:val="0"/>
        </w:rPr>
      </w:pPr>
      <w:r w:rsidRPr="00C249EB">
        <w:rPr>
          <w:rFonts w:hint="eastAsia"/>
          <w:color w:val="0070C0"/>
          <w:kern w:val="0"/>
        </w:rPr>
        <w:t>减少关键字</w:t>
      </w:r>
      <w:r w:rsidR="00480E5F">
        <w:rPr>
          <w:rFonts w:hint="eastAsia"/>
          <w:kern w:val="0"/>
        </w:rPr>
        <w:t>：将要减小的关键字与它的父结点进行比较，如果需要就进行交换操作直到根链。使得该关键字在堆中“冒泡上升”直到正确的位置。</w:t>
      </w:r>
    </w:p>
    <w:p w:rsidR="001D356F" w:rsidRDefault="00801D6E" w:rsidP="00C249EB">
      <w:pPr>
        <w:pStyle w:val="a3"/>
        <w:numPr>
          <w:ilvl w:val="1"/>
          <w:numId w:val="24"/>
        </w:numPr>
        <w:ind w:firstLineChars="0"/>
        <w:rPr>
          <w:kern w:val="0"/>
        </w:rPr>
      </w:pPr>
      <w:r w:rsidRPr="00C249EB">
        <w:rPr>
          <w:rFonts w:hint="eastAsia"/>
          <w:color w:val="0070C0"/>
          <w:kern w:val="0"/>
        </w:rPr>
        <w:t>删除一个关键字</w:t>
      </w:r>
      <w:r w:rsidR="00480E5F">
        <w:rPr>
          <w:rFonts w:hint="eastAsia"/>
          <w:kern w:val="0"/>
        </w:rPr>
        <w:t>（调用其它操作实现）：</w:t>
      </w:r>
      <w:r w:rsidR="00480E5F">
        <w:rPr>
          <w:kern w:val="0"/>
        </w:rPr>
        <w:br/>
      </w:r>
      <w:r w:rsidR="00480E5F">
        <w:rPr>
          <w:rFonts w:hint="eastAsia"/>
          <w:kern w:val="0"/>
        </w:rPr>
        <w:t>decrease-key(x, -max)</w:t>
      </w:r>
      <w:r w:rsidR="00480E5F">
        <w:rPr>
          <w:kern w:val="0"/>
        </w:rPr>
        <w:br/>
      </w:r>
      <w:r w:rsidR="00480E5F">
        <w:rPr>
          <w:rFonts w:hint="eastAsia"/>
          <w:kern w:val="0"/>
        </w:rPr>
        <w:t>extract-min()</w:t>
      </w:r>
    </w:p>
    <w:p w:rsidR="001D356F" w:rsidRDefault="001D356F">
      <w:pPr>
        <w:rPr>
          <w:kern w:val="0"/>
        </w:rPr>
      </w:pPr>
    </w:p>
    <w:p w:rsidR="00EC1E60" w:rsidRDefault="00EC1E60" w:rsidP="00EC1E60">
      <w:pPr>
        <w:rPr>
          <w:ins w:id="823" w:author="tcq" w:date="2011-06-17T23:29:00Z"/>
          <w:rFonts w:ascii="Simsun" w:hAnsi="Simsun" w:cs="宋体" w:hint="eastAsia"/>
          <w:sz w:val="27"/>
          <w:szCs w:val="27"/>
        </w:rPr>
      </w:pPr>
    </w:p>
    <w:p w:rsidR="00EC1E60" w:rsidRPr="00532D98" w:rsidRDefault="00EC1E60" w:rsidP="00EC1E60">
      <w:pPr>
        <w:rPr>
          <w:ins w:id="824" w:author="tcq" w:date="2011-06-17T23:29:00Z"/>
          <w:rFonts w:hint="eastAsia"/>
        </w:rPr>
      </w:pPr>
      <w:ins w:id="825" w:author="tcq" w:date="2011-06-17T23:29: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826" w:author="tcq" w:date="2011-06-17T23:29:00Z"/>
        </w:trPr>
        <w:tc>
          <w:tcPr>
            <w:tcW w:w="11840" w:type="dxa"/>
          </w:tcPr>
          <w:p w:rsidR="007548B3" w:rsidRDefault="007548B3" w:rsidP="000C5D60">
            <w:pPr>
              <w:rPr>
                <w:ins w:id="827" w:author="tcq" w:date="2011-06-17T23:37:00Z"/>
                <w:rFonts w:hint="eastAsia"/>
                <w:color w:val="00B0F0"/>
                <w:sz w:val="18"/>
                <w:szCs w:val="18"/>
              </w:rPr>
            </w:pPr>
            <w:ins w:id="828" w:author="tcq" w:date="2011-06-17T23:37:00Z">
              <w:r w:rsidRPr="007548B3">
                <w:rPr>
                  <w:rFonts w:hint="eastAsia"/>
                  <w:color w:val="00B0F0"/>
                  <w:sz w:val="18"/>
                  <w:szCs w:val="18"/>
                </w:rPr>
                <w:t>二项堆</w:t>
              </w:r>
            </w:ins>
          </w:p>
          <w:p w:rsidR="00EC1E60" w:rsidRDefault="007548B3" w:rsidP="000C5D60">
            <w:pPr>
              <w:rPr>
                <w:ins w:id="829" w:author="tcq" w:date="2011-06-17T23:38:00Z"/>
                <w:rFonts w:hint="eastAsia"/>
                <w:color w:val="00B0F0"/>
                <w:sz w:val="18"/>
                <w:szCs w:val="18"/>
              </w:rPr>
            </w:pPr>
            <w:ins w:id="830" w:author="tcq" w:date="2011-06-17T23:37:00Z">
              <w:r>
                <w:rPr>
                  <w:noProof/>
                </w:rPr>
                <w:drawing>
                  <wp:inline distT="0" distB="0" distL="0" distR="0" wp14:anchorId="7BC14BEB" wp14:editId="784CD310">
                    <wp:extent cx="5057775" cy="3305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57775" cy="3305175"/>
                            </a:xfrm>
                            <a:prstGeom prst="rect">
                              <a:avLst/>
                            </a:prstGeom>
                          </pic:spPr>
                        </pic:pic>
                      </a:graphicData>
                    </a:graphic>
                  </wp:inline>
                </w:drawing>
              </w:r>
            </w:ins>
          </w:p>
          <w:p w:rsidR="007548B3" w:rsidRDefault="007548B3" w:rsidP="000C5D60">
            <w:pPr>
              <w:rPr>
                <w:ins w:id="831" w:author="tcq" w:date="2011-06-17T23:38:00Z"/>
                <w:rFonts w:hint="eastAsia"/>
                <w:color w:val="00B0F0"/>
                <w:sz w:val="18"/>
                <w:szCs w:val="18"/>
              </w:rPr>
            </w:pPr>
            <w:ins w:id="832" w:author="tcq" w:date="2011-06-17T23:38:00Z">
              <w:r w:rsidRPr="007548B3">
                <w:rPr>
                  <w:color w:val="00B0F0"/>
                  <w:sz w:val="18"/>
                  <w:szCs w:val="18"/>
                </w:rPr>
                <w:t>0       24      34      41      58      62      64      67      69      78</w:t>
              </w:r>
            </w:ins>
          </w:p>
          <w:p w:rsidR="007548B3" w:rsidRDefault="007548B3" w:rsidP="000C5D60">
            <w:pPr>
              <w:rPr>
                <w:ins w:id="833" w:author="tcq" w:date="2011-06-17T23:38:00Z"/>
                <w:rFonts w:hint="eastAsia"/>
                <w:color w:val="00B0F0"/>
                <w:sz w:val="18"/>
                <w:szCs w:val="18"/>
              </w:rPr>
            </w:pPr>
            <w:ins w:id="834" w:author="tcq" w:date="2011-06-17T23:38:00Z">
              <w:r>
                <w:rPr>
                  <w:noProof/>
                </w:rPr>
                <w:drawing>
                  <wp:inline distT="0" distB="0" distL="0" distR="0" wp14:anchorId="687B3D65" wp14:editId="23ECDF2A">
                    <wp:extent cx="942975" cy="5619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942975" cy="561975"/>
                            </a:xfrm>
                            <a:prstGeom prst="rect">
                              <a:avLst/>
                            </a:prstGeom>
                          </pic:spPr>
                        </pic:pic>
                      </a:graphicData>
                    </a:graphic>
                  </wp:inline>
                </w:drawing>
              </w:r>
            </w:ins>
          </w:p>
          <w:p w:rsidR="007548B3" w:rsidRDefault="007548B3" w:rsidP="000C5D60">
            <w:pPr>
              <w:rPr>
                <w:ins w:id="835" w:author="tcq" w:date="2011-06-17T23:38:00Z"/>
                <w:rFonts w:hint="eastAsia"/>
                <w:color w:val="00B0F0"/>
                <w:sz w:val="18"/>
                <w:szCs w:val="18"/>
              </w:rPr>
            </w:pPr>
            <w:ins w:id="836" w:author="tcq" w:date="2011-06-17T23:38:00Z">
              <w:r>
                <w:rPr>
                  <w:noProof/>
                </w:rPr>
                <w:drawing>
                  <wp:inline distT="0" distB="0" distL="0" distR="0" wp14:anchorId="75EF825A" wp14:editId="08311B26">
                    <wp:extent cx="5486400" cy="180848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808480"/>
                            </a:xfrm>
                            <a:prstGeom prst="rect">
                              <a:avLst/>
                            </a:prstGeom>
                          </pic:spPr>
                        </pic:pic>
                      </a:graphicData>
                    </a:graphic>
                  </wp:inline>
                </w:drawing>
              </w:r>
            </w:ins>
          </w:p>
          <w:p w:rsidR="007548B3" w:rsidRDefault="007548B3" w:rsidP="000C5D60">
            <w:pPr>
              <w:rPr>
                <w:ins w:id="837" w:author="tcq" w:date="2011-06-17T23:38:00Z"/>
                <w:rFonts w:hint="eastAsia"/>
                <w:color w:val="00B0F0"/>
                <w:sz w:val="18"/>
                <w:szCs w:val="18"/>
              </w:rPr>
            </w:pPr>
            <w:ins w:id="838" w:author="tcq" w:date="2011-06-17T23:38:00Z">
              <w:r>
                <w:rPr>
                  <w:noProof/>
                </w:rPr>
                <w:drawing>
                  <wp:inline distT="0" distB="0" distL="0" distR="0" wp14:anchorId="776731A2" wp14:editId="7AE97633">
                    <wp:extent cx="942975" cy="5619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942975" cy="561975"/>
                            </a:xfrm>
                            <a:prstGeom prst="rect">
                              <a:avLst/>
                            </a:prstGeom>
                          </pic:spPr>
                        </pic:pic>
                      </a:graphicData>
                    </a:graphic>
                  </wp:inline>
                </w:drawing>
              </w:r>
            </w:ins>
          </w:p>
          <w:p w:rsidR="007548B3" w:rsidRPr="000C5D60" w:rsidRDefault="007548B3" w:rsidP="000C5D60">
            <w:pPr>
              <w:rPr>
                <w:ins w:id="839" w:author="tcq" w:date="2011-06-17T23:29:00Z"/>
                <w:color w:val="00B0F0"/>
                <w:sz w:val="18"/>
                <w:szCs w:val="18"/>
              </w:rPr>
            </w:pPr>
            <w:ins w:id="840" w:author="tcq" w:date="2011-06-17T23:38:00Z">
              <w:r w:rsidRPr="007548B3">
                <w:rPr>
                  <w:rFonts w:hint="eastAsia"/>
                  <w:color w:val="00B0F0"/>
                  <w:sz w:val="18"/>
                  <w:szCs w:val="18"/>
                </w:rPr>
                <w:t>请按任意键继续</w:t>
              </w:r>
              <w:r w:rsidRPr="007548B3">
                <w:rPr>
                  <w:rFonts w:hint="eastAsia"/>
                  <w:color w:val="00B0F0"/>
                  <w:sz w:val="18"/>
                  <w:szCs w:val="18"/>
                </w:rPr>
                <w:t>. . .</w:t>
              </w:r>
            </w:ins>
          </w:p>
        </w:tc>
      </w:tr>
    </w:tbl>
    <w:p w:rsidR="00EC1E60" w:rsidRPr="00532D98" w:rsidRDefault="00EC1E60" w:rsidP="00EC1E60">
      <w:pPr>
        <w:rPr>
          <w:ins w:id="841" w:author="tcq" w:date="2011-06-17T23:29:00Z"/>
        </w:rPr>
      </w:pPr>
    </w:p>
    <w:p w:rsidR="001D356F" w:rsidRPr="00EC1E60" w:rsidRDefault="001D356F">
      <w:pPr>
        <w:rPr>
          <w:kern w:val="0"/>
          <w:rPrChange w:id="842" w:author="tcq" w:date="2011-06-17T23:29:00Z">
            <w:rPr>
              <w:kern w:val="0"/>
            </w:rPr>
          </w:rPrChange>
        </w:rPr>
      </w:pPr>
    </w:p>
    <w:p w:rsidR="001D356F" w:rsidRDefault="00480E5F" w:rsidP="00C249EB">
      <w:pPr>
        <w:pStyle w:val="3"/>
      </w:pPr>
      <w:r>
        <w:rPr>
          <w:rFonts w:hint="eastAsia"/>
        </w:rPr>
        <w:t>第20章：斐波那契堆</w:t>
      </w:r>
    </w:p>
    <w:p w:rsidR="001D356F" w:rsidRDefault="00D91969" w:rsidP="00C249EB">
      <w:pPr>
        <w:pStyle w:val="a3"/>
        <w:numPr>
          <w:ilvl w:val="0"/>
          <w:numId w:val="25"/>
        </w:numPr>
        <w:ind w:firstLineChars="0"/>
        <w:rPr>
          <w:kern w:val="0"/>
        </w:rPr>
      </w:pPr>
      <w:r>
        <w:rPr>
          <w:rFonts w:hint="eastAsia"/>
          <w:kern w:val="0"/>
        </w:rPr>
        <w:t>斐波那契堆与二项堆相比，取消掉了</w:t>
      </w:r>
      <w:r>
        <w:rPr>
          <w:rFonts w:hint="eastAsia"/>
          <w:kern w:val="0"/>
        </w:rPr>
        <w:t>2</w:t>
      </w:r>
      <w:r>
        <w:rPr>
          <w:rFonts w:hint="eastAsia"/>
          <w:kern w:val="0"/>
        </w:rPr>
        <w:t>个限制，因而更加的松散了：</w:t>
      </w:r>
    </w:p>
    <w:p w:rsidR="001D356F" w:rsidRDefault="00854C28" w:rsidP="00C249EB">
      <w:pPr>
        <w:pStyle w:val="a3"/>
        <w:numPr>
          <w:ilvl w:val="1"/>
          <w:numId w:val="25"/>
        </w:numPr>
        <w:ind w:firstLineChars="0"/>
        <w:rPr>
          <w:kern w:val="0"/>
        </w:rPr>
      </w:pPr>
      <w:r>
        <w:rPr>
          <w:rFonts w:hint="eastAsia"/>
          <w:kern w:val="0"/>
        </w:rPr>
        <w:t>斐波那契堆中的树不必要求是二项树</w:t>
      </w:r>
    </w:p>
    <w:p w:rsidR="001D356F" w:rsidRDefault="00854C28" w:rsidP="00C249EB">
      <w:pPr>
        <w:pStyle w:val="a3"/>
        <w:numPr>
          <w:ilvl w:val="1"/>
          <w:numId w:val="25"/>
        </w:numPr>
        <w:ind w:firstLineChars="0"/>
        <w:rPr>
          <w:kern w:val="0"/>
        </w:rPr>
      </w:pPr>
      <w:r>
        <w:rPr>
          <w:rFonts w:hint="eastAsia"/>
          <w:kern w:val="0"/>
        </w:rPr>
        <w:t>根链中</w:t>
      </w:r>
      <w:proofErr w:type="gramStart"/>
      <w:r>
        <w:rPr>
          <w:rFonts w:hint="eastAsia"/>
          <w:kern w:val="0"/>
        </w:rPr>
        <w:t>的树必没有</w:t>
      </w:r>
      <w:proofErr w:type="gramEnd"/>
      <w:r>
        <w:rPr>
          <w:rFonts w:hint="eastAsia"/>
          <w:kern w:val="0"/>
        </w:rPr>
        <w:t>“每个度数至多只能有一棵树”的要求了</w:t>
      </w:r>
    </w:p>
    <w:p w:rsidR="001D356F" w:rsidRDefault="00854C28" w:rsidP="00C249EB">
      <w:pPr>
        <w:pStyle w:val="a3"/>
        <w:numPr>
          <w:ilvl w:val="0"/>
          <w:numId w:val="25"/>
        </w:numPr>
        <w:ind w:firstLineChars="0"/>
        <w:rPr>
          <w:kern w:val="0"/>
        </w:rPr>
      </w:pPr>
      <w:r>
        <w:rPr>
          <w:rFonts w:hint="eastAsia"/>
          <w:kern w:val="0"/>
        </w:rPr>
        <w:t>斐波那契</w:t>
      </w:r>
      <w:proofErr w:type="gramStart"/>
      <w:r>
        <w:rPr>
          <w:rFonts w:hint="eastAsia"/>
          <w:kern w:val="0"/>
        </w:rPr>
        <w:t>堆首先</w:t>
      </w:r>
      <w:proofErr w:type="gramEnd"/>
      <w:r>
        <w:rPr>
          <w:rFonts w:hint="eastAsia"/>
          <w:kern w:val="0"/>
        </w:rPr>
        <w:t>也是一种堆，所以它也满足</w:t>
      </w:r>
      <w:r w:rsidR="00801D6E" w:rsidRPr="00C249EB">
        <w:rPr>
          <w:rFonts w:hint="eastAsia"/>
          <w:kern w:val="0"/>
          <w:u w:val="single"/>
        </w:rPr>
        <w:t>堆的性质：子</w:t>
      </w:r>
      <w:proofErr w:type="gramStart"/>
      <w:r w:rsidR="00801D6E" w:rsidRPr="00C249EB">
        <w:rPr>
          <w:rFonts w:hint="eastAsia"/>
          <w:kern w:val="0"/>
          <w:u w:val="single"/>
        </w:rPr>
        <w:t>结点比父结点</w:t>
      </w:r>
      <w:proofErr w:type="gramEnd"/>
      <w:r w:rsidR="00801D6E" w:rsidRPr="00C249EB">
        <w:rPr>
          <w:rFonts w:hint="eastAsia"/>
          <w:kern w:val="0"/>
          <w:u w:val="single"/>
        </w:rPr>
        <w:t>大</w:t>
      </w:r>
      <w:r>
        <w:rPr>
          <w:rFonts w:hint="eastAsia"/>
          <w:kern w:val="0"/>
        </w:rPr>
        <w:t>！</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color w:val="000000"/>
          <w:szCs w:val="21"/>
        </w:rPr>
        <w:t>斐波那契堆的特点：不涉及删除元素的操作有</w:t>
      </w:r>
      <w:r>
        <w:rPr>
          <w:rStyle w:val="apple-style-span"/>
          <w:rFonts w:ascii="Arial" w:hAnsi="Arial" w:cs="Arial"/>
          <w:color w:val="000000"/>
          <w:szCs w:val="21"/>
        </w:rPr>
        <w:t>O(1)</w:t>
      </w:r>
      <w:r>
        <w:rPr>
          <w:rStyle w:val="apple-style-span"/>
          <w:rFonts w:ascii="Arial" w:hAnsi="Arial" w:cs="Arial"/>
          <w:color w:val="000000"/>
          <w:szCs w:val="21"/>
        </w:rPr>
        <w:t>的平摊时间。</w:t>
      </w:r>
      <w:r>
        <w:rPr>
          <w:rStyle w:val="apple-style-span"/>
          <w:rFonts w:ascii="Arial" w:hAnsi="Arial" w:cs="Arial"/>
          <w:color w:val="000000"/>
          <w:szCs w:val="21"/>
        </w:rPr>
        <w:t xml:space="preserve"> Extract-Min</w:t>
      </w:r>
      <w:r>
        <w:rPr>
          <w:rStyle w:val="apple-style-span"/>
          <w:rFonts w:ascii="Arial" w:hAnsi="Arial" w:cs="Arial"/>
          <w:color w:val="000000"/>
          <w:szCs w:val="21"/>
        </w:rPr>
        <w:t>和</w:t>
      </w:r>
      <w:r>
        <w:rPr>
          <w:rStyle w:val="apple-style-span"/>
          <w:rFonts w:ascii="Arial" w:hAnsi="Arial" w:cs="Arial"/>
          <w:color w:val="000000"/>
          <w:szCs w:val="21"/>
        </w:rPr>
        <w:t>Delete</w:t>
      </w:r>
      <w:r>
        <w:rPr>
          <w:rStyle w:val="apple-style-span"/>
          <w:rFonts w:ascii="Arial" w:hAnsi="Arial" w:cs="Arial"/>
          <w:color w:val="000000"/>
          <w:szCs w:val="21"/>
        </w:rPr>
        <w:t>的数目和其它相比较小时效率更佳。</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斐波那契堆在优化加速图算法中有很大的用途。比如用于解决诸如最小生成树、寻找单源最短路径等问题的快速算法都要用到斐波那契堆。</w:t>
      </w:r>
    </w:p>
    <w:p w:rsidR="001D356F" w:rsidRPr="00C249EB" w:rsidRDefault="009148C1" w:rsidP="00C249EB">
      <w:pPr>
        <w:pStyle w:val="a3"/>
        <w:numPr>
          <w:ilvl w:val="0"/>
          <w:numId w:val="25"/>
        </w:numPr>
        <w:ind w:firstLineChars="0"/>
        <w:rPr>
          <w:rStyle w:val="apple-style-span"/>
          <w:kern w:val="0"/>
        </w:rPr>
      </w:pPr>
      <w:proofErr w:type="gramStart"/>
      <w:r>
        <w:rPr>
          <w:rStyle w:val="apple-style-span"/>
          <w:rFonts w:ascii="Arial" w:hAnsi="Arial" w:cs="Arial" w:hint="eastAsia"/>
          <w:color w:val="000000"/>
          <w:szCs w:val="21"/>
        </w:rPr>
        <w:t>斐波那契堆由一组</w:t>
      </w:r>
      <w:proofErr w:type="gramEnd"/>
      <w:r>
        <w:rPr>
          <w:rStyle w:val="apple-style-span"/>
          <w:rFonts w:ascii="Arial" w:hAnsi="Arial" w:cs="Arial" w:hint="eastAsia"/>
          <w:color w:val="000000"/>
          <w:szCs w:val="21"/>
        </w:rPr>
        <w:t>树（并不要求二项树）组成。但实际上，这种堆松散地基于二项堆。斐波那契堆的结构比二项堆更松散一些，从而可以改进渐近时间界。对结构的维护工作尽可能的拖延，直到方便时再做。</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同任何堆一样：斐波那契堆也不能很好地支持</w:t>
      </w:r>
      <w:r>
        <w:rPr>
          <w:rStyle w:val="apple-style-span"/>
          <w:rFonts w:ascii="Arial" w:hAnsi="Arial" w:cs="Arial" w:hint="eastAsia"/>
          <w:color w:val="000000"/>
          <w:szCs w:val="21"/>
        </w:rPr>
        <w:t>search</w:t>
      </w:r>
      <w:r>
        <w:rPr>
          <w:rStyle w:val="apple-style-span"/>
          <w:rFonts w:ascii="Arial" w:hAnsi="Arial" w:cs="Arial" w:hint="eastAsia"/>
          <w:color w:val="000000"/>
          <w:szCs w:val="21"/>
        </w:rPr>
        <w:t>操作。</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与二项堆中的树都是有序的不同，斐波那契堆中的树都是有根而无序的。</w:t>
      </w:r>
      <w:r w:rsidR="001559D2">
        <w:rPr>
          <w:rStyle w:val="apple-style-span"/>
          <w:rFonts w:ascii="Arial" w:hAnsi="Arial" w:cs="Arial"/>
          <w:color w:val="000000"/>
          <w:szCs w:val="21"/>
        </w:rPr>
        <w:t>每个节点包含一个指向其父节点的指针</w:t>
      </w:r>
      <w:r w:rsidR="001559D2">
        <w:rPr>
          <w:rStyle w:val="apple-style-span"/>
          <w:rFonts w:ascii="Arial" w:hAnsi="Arial" w:cs="Arial"/>
          <w:color w:val="000000"/>
          <w:szCs w:val="21"/>
        </w:rPr>
        <w:t>p[x]</w:t>
      </w:r>
      <w:r w:rsidR="001559D2">
        <w:rPr>
          <w:rStyle w:val="apple-style-span"/>
          <w:rFonts w:ascii="Arial" w:hAnsi="Arial" w:cs="Arial"/>
          <w:color w:val="000000"/>
          <w:szCs w:val="21"/>
        </w:rPr>
        <w:t>，以及一个指向其任</w:t>
      </w:r>
      <w:proofErr w:type="gramStart"/>
      <w:r w:rsidR="001559D2">
        <w:rPr>
          <w:rStyle w:val="apple-style-span"/>
          <w:rFonts w:ascii="Arial" w:hAnsi="Arial" w:cs="Arial"/>
          <w:color w:val="000000"/>
          <w:szCs w:val="21"/>
        </w:rPr>
        <w:t>一</w:t>
      </w:r>
      <w:proofErr w:type="gramEnd"/>
      <w:r w:rsidR="001559D2">
        <w:rPr>
          <w:rStyle w:val="apple-style-span"/>
          <w:rFonts w:ascii="Arial" w:hAnsi="Arial" w:cs="Arial"/>
          <w:color w:val="000000"/>
          <w:szCs w:val="21"/>
        </w:rPr>
        <w:t>子女的指针</w:t>
      </w:r>
      <w:r w:rsidR="001559D2">
        <w:rPr>
          <w:rStyle w:val="apple-style-span"/>
          <w:rFonts w:ascii="Arial" w:hAnsi="Arial" w:cs="Arial"/>
          <w:color w:val="000000"/>
          <w:szCs w:val="21"/>
        </w:rPr>
        <w:t>child[x]</w:t>
      </w:r>
      <w:r w:rsidR="001559D2">
        <w:rPr>
          <w:rStyle w:val="apple-style-span"/>
          <w:rFonts w:ascii="Arial" w:hAnsi="Arial" w:cs="Arial"/>
          <w:color w:val="000000"/>
          <w:szCs w:val="21"/>
        </w:rPr>
        <w:t>（指向子女双链表）</w:t>
      </w:r>
      <w:r>
        <w:rPr>
          <w:rStyle w:val="apple-style-span"/>
          <w:rFonts w:ascii="Arial" w:hAnsi="Arial" w:cs="Arial" w:hint="eastAsia"/>
          <w:color w:val="000000"/>
          <w:szCs w:val="21"/>
        </w:rPr>
        <w:t>，因为这些子结点本身就没有顺序关系（兄弟之间是无序的，所以更加松散），所以可以随意的指向。</w:t>
      </w:r>
      <w:r w:rsidR="00846AB6">
        <w:rPr>
          <w:rStyle w:val="apple-style-span"/>
          <w:rFonts w:ascii="Arial" w:hAnsi="Arial" w:cs="Arial"/>
          <w:color w:val="000000"/>
          <w:szCs w:val="21"/>
        </w:rPr>
        <w:br/>
      </w:r>
      <w:r w:rsidR="00ED0D62">
        <w:rPr>
          <w:noProof/>
        </w:rPr>
        <w:drawing>
          <wp:inline distT="0" distB="0" distL="0" distR="0" wp14:anchorId="40FC68C0" wp14:editId="2E4B5E86">
            <wp:extent cx="5817870" cy="4190365"/>
            <wp:effectExtent l="19050" t="0" r="0" b="0"/>
            <wp:docPr id="27" name="图片 27" descr="http://serverbob.3x.ro/IA/images/fig500_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rverbob.3x.ro/IA/images/fig500_01_0.jpg"/>
                    <pic:cNvPicPr>
                      <a:picLocks noChangeAspect="1" noChangeArrowheads="1"/>
                    </pic:cNvPicPr>
                  </pic:nvPicPr>
                  <pic:blipFill>
                    <a:blip r:embed="rId34"/>
                    <a:srcRect/>
                    <a:stretch>
                      <a:fillRect/>
                    </a:stretch>
                  </pic:blipFill>
                  <pic:spPr bwMode="auto">
                    <a:xfrm>
                      <a:off x="0" y="0"/>
                      <a:ext cx="5817870" cy="4190365"/>
                    </a:xfrm>
                    <a:prstGeom prst="rect">
                      <a:avLst/>
                    </a:prstGeom>
                    <a:noFill/>
                    <a:ln w="9525">
                      <a:noFill/>
                      <a:miter lim="800000"/>
                      <a:headEnd/>
                      <a:tailEnd/>
                    </a:ln>
                  </pic:spPr>
                </pic:pic>
              </a:graphicData>
            </a:graphic>
          </wp:inline>
        </w:drawing>
      </w:r>
      <w:r w:rsidR="00846AB6">
        <w:rPr>
          <w:rStyle w:val="apple-style-span"/>
          <w:rFonts w:ascii="Arial" w:hAnsi="Arial" w:cs="Arial" w:hint="eastAsia"/>
          <w:color w:val="000000"/>
          <w:szCs w:val="21"/>
        </w:rPr>
        <w:br/>
      </w:r>
      <w:r w:rsidR="00846AB6">
        <w:rPr>
          <w:rStyle w:val="apple-style-span"/>
          <w:rFonts w:ascii="Arial" w:hAnsi="Arial" w:cs="Arial" w:hint="eastAsia"/>
          <w:color w:val="000000"/>
          <w:szCs w:val="21"/>
        </w:rPr>
        <w:t>其中：</w:t>
      </w:r>
      <w:r w:rsidR="00846AB6">
        <w:rPr>
          <w:rStyle w:val="apple-style-span"/>
          <w:rFonts w:ascii="Arial" w:hAnsi="Arial" w:cs="Arial" w:hint="eastAsia"/>
          <w:color w:val="000000"/>
          <w:szCs w:val="21"/>
        </w:rPr>
        <w:t>mark[x]</w:t>
      </w:r>
      <w:r w:rsidR="00846AB6">
        <w:rPr>
          <w:rStyle w:val="apple-style-span"/>
          <w:rFonts w:ascii="Arial" w:hAnsi="Arial" w:cs="Arial" w:hint="eastAsia"/>
          <w:color w:val="000000"/>
          <w:szCs w:val="21"/>
        </w:rPr>
        <w:t>用于指示自从</w:t>
      </w:r>
      <w:r w:rsidR="00846AB6">
        <w:rPr>
          <w:rStyle w:val="apple-style-span"/>
          <w:rFonts w:ascii="Arial" w:hAnsi="Arial" w:cs="Arial" w:hint="eastAsia"/>
          <w:color w:val="000000"/>
          <w:szCs w:val="21"/>
        </w:rPr>
        <w:t>x</w:t>
      </w:r>
      <w:r w:rsidR="00846AB6">
        <w:rPr>
          <w:rStyle w:val="apple-style-span"/>
          <w:rFonts w:ascii="Arial" w:hAnsi="Arial" w:cs="Arial" w:hint="eastAsia"/>
          <w:color w:val="000000"/>
          <w:szCs w:val="21"/>
        </w:rPr>
        <w:t>上一次成为另一个结点子女以来，它是否失掉了一个孩子，在图中用黑色的结点来表示。</w:t>
      </w:r>
    </w:p>
    <w:p w:rsidR="001D356F" w:rsidRDefault="00C71ADA" w:rsidP="00C249EB">
      <w:pPr>
        <w:pStyle w:val="a3"/>
        <w:numPr>
          <w:ilvl w:val="0"/>
          <w:numId w:val="25"/>
        </w:numPr>
        <w:ind w:firstLineChars="0"/>
        <w:rPr>
          <w:kern w:val="0"/>
        </w:rPr>
      </w:pPr>
      <w:r>
        <w:rPr>
          <w:rFonts w:hint="eastAsia"/>
          <w:kern w:val="0"/>
        </w:rPr>
        <w:t>如果仅支持</w:t>
      </w:r>
      <w:proofErr w:type="gramStart"/>
      <w:r>
        <w:rPr>
          <w:rFonts w:hint="eastAsia"/>
          <w:kern w:val="0"/>
        </w:rPr>
        <w:t>“</w:t>
      </w:r>
      <w:proofErr w:type="gramEnd"/>
      <w:r>
        <w:rPr>
          <w:rFonts w:hint="eastAsia"/>
          <w:kern w:val="0"/>
        </w:rPr>
        <w:t xml:space="preserve">make-heap, insert, </w:t>
      </w:r>
      <w:r>
        <w:rPr>
          <w:kern w:val="0"/>
        </w:rPr>
        <w:t>minimum</w:t>
      </w:r>
      <w:r>
        <w:rPr>
          <w:rFonts w:hint="eastAsia"/>
          <w:kern w:val="0"/>
        </w:rPr>
        <w:t>, extract-min, union</w:t>
      </w:r>
      <w:r>
        <w:rPr>
          <w:rFonts w:hint="eastAsia"/>
          <w:kern w:val="0"/>
        </w:rPr>
        <w:t>操作，那么每个斐波那契堆就只是一组“无序的”二项树。</w:t>
      </w:r>
    </w:p>
    <w:p w:rsidR="001D356F" w:rsidRDefault="00C71ADA" w:rsidP="00C249EB">
      <w:pPr>
        <w:pStyle w:val="a3"/>
        <w:numPr>
          <w:ilvl w:val="0"/>
          <w:numId w:val="25"/>
        </w:numPr>
        <w:ind w:firstLineChars="0"/>
        <w:rPr>
          <w:kern w:val="0"/>
        </w:rPr>
      </w:pPr>
      <w:r>
        <w:rPr>
          <w:rFonts w:hint="eastAsia"/>
          <w:kern w:val="0"/>
        </w:rPr>
        <w:t>对斐波那契堆上的各种可合并</w:t>
      </w:r>
      <w:proofErr w:type="gramStart"/>
      <w:r>
        <w:rPr>
          <w:rFonts w:hint="eastAsia"/>
          <w:kern w:val="0"/>
        </w:rPr>
        <w:t>堆操作</w:t>
      </w:r>
      <w:proofErr w:type="gramEnd"/>
      <w:r>
        <w:rPr>
          <w:rFonts w:hint="eastAsia"/>
          <w:kern w:val="0"/>
        </w:rPr>
        <w:t>来说，其关键思想就是尽可能久地将工作推后。</w:t>
      </w:r>
      <w:r>
        <w:rPr>
          <w:kern w:val="0"/>
        </w:rPr>
        <w:br/>
      </w:r>
      <w:r>
        <w:rPr>
          <w:rFonts w:hint="eastAsia"/>
          <w:kern w:val="0"/>
        </w:rPr>
        <w:t>这种</w:t>
      </w:r>
      <w:r>
        <w:rPr>
          <w:rFonts w:hint="eastAsia"/>
          <w:kern w:val="0"/>
        </w:rPr>
        <w:t>lazy-compute</w:t>
      </w:r>
      <w:r>
        <w:rPr>
          <w:rFonts w:hint="eastAsia"/>
          <w:kern w:val="0"/>
        </w:rPr>
        <w:t>很可能会大大的改善性质，但是也会造成后面真正进行维护时的算法执行时间的常数因子过大。</w:t>
      </w:r>
    </w:p>
    <w:p w:rsidR="001D356F" w:rsidRDefault="009854FE" w:rsidP="00C249EB">
      <w:pPr>
        <w:pStyle w:val="a3"/>
        <w:numPr>
          <w:ilvl w:val="0"/>
          <w:numId w:val="25"/>
        </w:numPr>
        <w:ind w:firstLineChars="0"/>
        <w:rPr>
          <w:kern w:val="0"/>
        </w:rPr>
      </w:pPr>
      <w:r>
        <w:rPr>
          <w:rFonts w:hint="eastAsia"/>
          <w:kern w:val="0"/>
        </w:rPr>
        <w:t>斐波那契堆是通过指向根链上的最小结点的指针</w:t>
      </w:r>
      <w:r w:rsidR="00801D6E" w:rsidRPr="00C249EB">
        <w:rPr>
          <w:color w:val="0070C0"/>
          <w:kern w:val="0"/>
        </w:rPr>
        <w:t>min[H]</w:t>
      </w:r>
      <w:r>
        <w:rPr>
          <w:rFonts w:hint="eastAsia"/>
          <w:kern w:val="0"/>
        </w:rPr>
        <w:t>来进行访问的。</w:t>
      </w:r>
    </w:p>
    <w:p w:rsidR="001D356F" w:rsidRDefault="009854FE" w:rsidP="00C249EB">
      <w:pPr>
        <w:pStyle w:val="a3"/>
        <w:numPr>
          <w:ilvl w:val="0"/>
          <w:numId w:val="25"/>
        </w:numPr>
        <w:ind w:firstLineChars="0"/>
        <w:rPr>
          <w:kern w:val="0"/>
        </w:rPr>
      </w:pPr>
      <w:r>
        <w:rPr>
          <w:rFonts w:hint="eastAsia"/>
          <w:kern w:val="0"/>
        </w:rPr>
        <w:t>斐波那契堆的日常操作都非常简单，除了</w:t>
      </w:r>
      <w:r>
        <w:rPr>
          <w:rFonts w:hint="eastAsia"/>
          <w:kern w:val="0"/>
        </w:rPr>
        <w:t>extract-min</w:t>
      </w:r>
      <w:r>
        <w:rPr>
          <w:rFonts w:hint="eastAsia"/>
          <w:kern w:val="0"/>
        </w:rPr>
        <w:t>以外：</w:t>
      </w:r>
      <w:r w:rsidR="0075437B">
        <w:rPr>
          <w:kern w:val="0"/>
        </w:rPr>
        <w:br/>
      </w:r>
      <w:r w:rsidR="00801D6E" w:rsidRPr="00C249EB">
        <w:rPr>
          <w:rFonts w:hint="eastAsia"/>
          <w:kern w:val="0"/>
          <w:u w:val="single"/>
        </w:rPr>
        <w:t>注：这里的时间复杂度均指的是平摊代价，而非一般使用的最坏情况时间。</w:t>
      </w:r>
    </w:p>
    <w:p w:rsidR="001D356F" w:rsidRDefault="009854FE" w:rsidP="00C249EB">
      <w:pPr>
        <w:pStyle w:val="a3"/>
        <w:numPr>
          <w:ilvl w:val="1"/>
          <w:numId w:val="25"/>
        </w:numPr>
        <w:ind w:firstLineChars="0"/>
        <w:rPr>
          <w:kern w:val="0"/>
        </w:rPr>
      </w:pPr>
      <w:r>
        <w:rPr>
          <w:rFonts w:hint="eastAsia"/>
          <w:kern w:val="0"/>
        </w:rPr>
        <w:t>插入操作</w:t>
      </w:r>
      <w:r>
        <w:rPr>
          <w:rStyle w:val="apple-style-span"/>
          <w:rFonts w:ascii="Arial" w:hAnsi="Arial" w:cs="Arial"/>
          <w:color w:val="000000"/>
          <w:szCs w:val="21"/>
        </w:rPr>
        <w:t>O(1)</w:t>
      </w:r>
      <w:r>
        <w:rPr>
          <w:rFonts w:hint="eastAsia"/>
          <w:kern w:val="0"/>
        </w:rPr>
        <w:t>：直接插入</w:t>
      </w:r>
      <w:proofErr w:type="gramStart"/>
      <w:r>
        <w:rPr>
          <w:rFonts w:hint="eastAsia"/>
          <w:kern w:val="0"/>
        </w:rPr>
        <w:t>到根链上去</w:t>
      </w:r>
      <w:proofErr w:type="gramEnd"/>
      <w:r>
        <w:rPr>
          <w:rFonts w:hint="eastAsia"/>
          <w:kern w:val="0"/>
        </w:rPr>
        <w:t>，再与最小结点的</w:t>
      </w:r>
      <w:r>
        <w:rPr>
          <w:rFonts w:hint="eastAsia"/>
          <w:kern w:val="0"/>
        </w:rPr>
        <w:t>min[H]</w:t>
      </w:r>
      <w:r>
        <w:rPr>
          <w:rFonts w:hint="eastAsia"/>
          <w:kern w:val="0"/>
        </w:rPr>
        <w:t>进行一下比如，如果比</w:t>
      </w:r>
      <w:r>
        <w:rPr>
          <w:rFonts w:hint="eastAsia"/>
          <w:kern w:val="0"/>
        </w:rPr>
        <w:t>min[H]</w:t>
      </w:r>
      <w:r>
        <w:rPr>
          <w:rFonts w:hint="eastAsia"/>
          <w:kern w:val="0"/>
        </w:rPr>
        <w:t>还小，就将</w:t>
      </w:r>
      <w:r>
        <w:rPr>
          <w:rFonts w:hint="eastAsia"/>
          <w:kern w:val="0"/>
        </w:rPr>
        <w:t>min[H]</w:t>
      </w:r>
      <w:r>
        <w:rPr>
          <w:rFonts w:hint="eastAsia"/>
          <w:kern w:val="0"/>
        </w:rPr>
        <w:t>指针指向新插入的结点。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寻找最小节点</w:t>
      </w:r>
      <w:r>
        <w:rPr>
          <w:rStyle w:val="apple-style-span"/>
          <w:rFonts w:ascii="Arial" w:hAnsi="Arial" w:cs="Arial"/>
          <w:color w:val="000000"/>
          <w:szCs w:val="21"/>
        </w:rPr>
        <w:t>O(1)</w:t>
      </w:r>
      <w:r>
        <w:rPr>
          <w:rStyle w:val="apple-style-span"/>
          <w:rFonts w:ascii="Arial" w:hAnsi="Arial" w:cs="Arial"/>
          <w:color w:val="000000"/>
          <w:szCs w:val="21"/>
        </w:rPr>
        <w:t>：</w:t>
      </w:r>
      <w:r>
        <w:rPr>
          <w:rStyle w:val="apple-style-span"/>
          <w:rFonts w:ascii="Arial" w:hAnsi="Arial" w:cs="Arial"/>
          <w:color w:val="000000"/>
          <w:szCs w:val="21"/>
        </w:rPr>
        <w:t xml:space="preserve"> min[x]</w:t>
      </w:r>
      <w:r>
        <w:rPr>
          <w:rStyle w:val="apple-style-span"/>
          <w:rFonts w:ascii="Arial" w:hAnsi="Arial" w:cs="Arial"/>
          <w:color w:val="000000"/>
          <w:szCs w:val="21"/>
        </w:rPr>
        <w:t>指向的节点即为最小节点。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合并两个斐波那契堆</w:t>
      </w:r>
      <w:r>
        <w:rPr>
          <w:rStyle w:val="apple-style-span"/>
          <w:rFonts w:ascii="Arial" w:hAnsi="Arial" w:cs="Arial"/>
          <w:color w:val="000000"/>
          <w:szCs w:val="21"/>
        </w:rPr>
        <w:t>O(1)</w:t>
      </w:r>
      <w:r>
        <w:rPr>
          <w:rStyle w:val="apple-style-span"/>
          <w:rFonts w:ascii="Arial" w:hAnsi="Arial" w:cs="Arial"/>
          <w:color w:val="000000"/>
          <w:szCs w:val="21"/>
        </w:rPr>
        <w:t>：分为</w:t>
      </w:r>
      <w:r>
        <w:rPr>
          <w:rStyle w:val="apple-style-span"/>
          <w:rFonts w:ascii="Arial" w:hAnsi="Arial" w:cs="Arial"/>
          <w:color w:val="000000"/>
          <w:szCs w:val="21"/>
        </w:rPr>
        <w:t>3</w:t>
      </w:r>
      <w:r>
        <w:rPr>
          <w:rStyle w:val="apple-style-span"/>
          <w:rFonts w:ascii="Arial" w:hAnsi="Arial" w:cs="Arial"/>
          <w:color w:val="000000"/>
          <w:szCs w:val="21"/>
        </w:rPr>
        <w:t>步：</w:t>
      </w:r>
      <w:r>
        <w:rPr>
          <w:rStyle w:val="apple-style-span"/>
          <w:rFonts w:ascii="Arial" w:hAnsi="Arial" w:cs="Arial"/>
          <w:color w:val="000000"/>
          <w:szCs w:val="21"/>
        </w:rPr>
        <w:t xml:space="preserve"> 1</w:t>
      </w:r>
      <w:r>
        <w:rPr>
          <w:rStyle w:val="apple-style-span"/>
          <w:rFonts w:ascii="Arial" w:hAnsi="Arial" w:cs="Arial"/>
          <w:color w:val="000000"/>
          <w:szCs w:val="21"/>
        </w:rPr>
        <w:t>：合并根表；</w:t>
      </w:r>
      <w:r>
        <w:rPr>
          <w:rStyle w:val="apple-style-span"/>
          <w:rFonts w:ascii="Arial" w:hAnsi="Arial" w:cs="Arial"/>
          <w:color w:val="000000"/>
          <w:szCs w:val="21"/>
        </w:rPr>
        <w:t>2</w:t>
      </w:r>
      <w:r>
        <w:rPr>
          <w:rStyle w:val="apple-style-span"/>
          <w:rFonts w:ascii="Arial" w:hAnsi="Arial" w:cs="Arial"/>
          <w:color w:val="000000"/>
          <w:szCs w:val="21"/>
        </w:rPr>
        <w:t>：设置新的</w:t>
      </w:r>
      <w:r>
        <w:rPr>
          <w:rStyle w:val="apple-style-span"/>
          <w:rFonts w:ascii="Arial" w:hAnsi="Arial" w:cs="Arial"/>
          <w:color w:val="000000"/>
          <w:szCs w:val="21"/>
        </w:rPr>
        <w:t>min[h]</w:t>
      </w:r>
      <w:r>
        <w:rPr>
          <w:rStyle w:val="apple-style-span"/>
          <w:rFonts w:ascii="Arial" w:hAnsi="Arial" w:cs="Arial"/>
          <w:color w:val="000000"/>
          <w:szCs w:val="21"/>
        </w:rPr>
        <w:t>；</w:t>
      </w:r>
      <w:r>
        <w:rPr>
          <w:rStyle w:val="apple-style-span"/>
          <w:rFonts w:ascii="Arial" w:hAnsi="Arial" w:cs="Arial"/>
          <w:color w:val="000000"/>
          <w:szCs w:val="21"/>
        </w:rPr>
        <w:t>3</w:t>
      </w:r>
      <w:r>
        <w:rPr>
          <w:rStyle w:val="apple-style-span"/>
          <w:rFonts w:ascii="Arial" w:hAnsi="Arial" w:cs="Arial"/>
          <w:color w:val="000000"/>
          <w:szCs w:val="21"/>
        </w:rPr>
        <w:t>。重置</w:t>
      </w:r>
      <w:r>
        <w:rPr>
          <w:rStyle w:val="apple-style-span"/>
          <w:rFonts w:ascii="Arial" w:hAnsi="Arial" w:cs="Arial"/>
          <w:color w:val="000000"/>
          <w:szCs w:val="21"/>
        </w:rPr>
        <w:t>n[x]</w:t>
      </w:r>
      <w:r>
        <w:rPr>
          <w:rStyle w:val="apple-style-span"/>
          <w:rFonts w:ascii="Arial" w:hAnsi="Arial" w:cs="Arial"/>
          <w:color w:val="000000"/>
          <w:szCs w:val="21"/>
        </w:rPr>
        <w:t>。</w:t>
      </w:r>
      <w:r w:rsidR="00B31797">
        <w:rPr>
          <w:rStyle w:val="apple-style-span"/>
          <w:rFonts w:ascii="Arial" w:hAnsi="Arial" w:cs="Arial" w:hint="eastAsia"/>
          <w:color w:val="000000"/>
          <w:szCs w:val="21"/>
        </w:rPr>
        <w:br/>
      </w:r>
      <w:r w:rsidR="00B31797">
        <w:rPr>
          <w:rStyle w:val="apple-style-span"/>
          <w:rFonts w:ascii="Arial" w:hAnsi="Arial" w:cs="Arial" w:hint="eastAsia"/>
          <w:color w:val="000000"/>
          <w:szCs w:val="21"/>
        </w:rPr>
        <w:t>斐波那契堆过于松散的性质使得连合并操作都只需要</w:t>
      </w:r>
      <w:r w:rsidR="00B31797">
        <w:rPr>
          <w:rStyle w:val="apple-style-span"/>
          <w:rFonts w:ascii="Arial" w:hAnsi="Arial" w:cs="Arial" w:hint="eastAsia"/>
          <w:color w:val="000000"/>
          <w:szCs w:val="21"/>
        </w:rPr>
        <w:t>O(1)</w:t>
      </w:r>
      <w:r w:rsidR="00B31797">
        <w:rPr>
          <w:rStyle w:val="apple-style-span"/>
          <w:rFonts w:ascii="Arial" w:hAnsi="Arial" w:cs="Arial" w:hint="eastAsia"/>
          <w:color w:val="000000"/>
          <w:szCs w:val="21"/>
        </w:rPr>
        <w:t>的时间，只需要合并</w:t>
      </w:r>
      <w:proofErr w:type="gramStart"/>
      <w:r w:rsidR="00B31797">
        <w:rPr>
          <w:rStyle w:val="apple-style-span"/>
          <w:rFonts w:ascii="Arial" w:hAnsi="Arial" w:cs="Arial" w:hint="eastAsia"/>
          <w:color w:val="000000"/>
          <w:szCs w:val="21"/>
        </w:rPr>
        <w:t>两个根链就</w:t>
      </w:r>
      <w:proofErr w:type="gramEnd"/>
      <w:r w:rsidR="00B31797">
        <w:rPr>
          <w:rStyle w:val="apple-style-span"/>
          <w:rFonts w:ascii="Arial" w:hAnsi="Arial" w:cs="Arial" w:hint="eastAsia"/>
          <w:color w:val="000000"/>
          <w:szCs w:val="21"/>
        </w:rPr>
        <w:t>可以了。</w:t>
      </w:r>
    </w:p>
    <w:p w:rsidR="001D356F" w:rsidRDefault="00B31797" w:rsidP="00C249EB">
      <w:pPr>
        <w:pStyle w:val="a3"/>
        <w:numPr>
          <w:ilvl w:val="1"/>
          <w:numId w:val="25"/>
        </w:numPr>
        <w:ind w:firstLineChars="0"/>
        <w:rPr>
          <w:kern w:val="0"/>
        </w:rPr>
      </w:pPr>
      <w:r w:rsidRPr="00B31797">
        <w:rPr>
          <w:rFonts w:hint="eastAsia"/>
          <w:kern w:val="0"/>
        </w:rPr>
        <w:t>抽取最小节点</w:t>
      </w:r>
      <w:r w:rsidR="00994D03">
        <w:rPr>
          <w:rFonts w:hint="eastAsia"/>
          <w:kern w:val="0"/>
        </w:rPr>
        <w:t>O(lgn)</w:t>
      </w:r>
      <w:r w:rsidRPr="00B31797">
        <w:rPr>
          <w:rFonts w:hint="eastAsia"/>
          <w:kern w:val="0"/>
        </w:rPr>
        <w:t>：</w:t>
      </w:r>
      <w:r w:rsidR="00827A03">
        <w:rPr>
          <w:rFonts w:hint="eastAsia"/>
          <w:kern w:val="0"/>
        </w:rPr>
        <w:t>相对来说</w:t>
      </w:r>
      <w:r w:rsidRPr="00B31797">
        <w:rPr>
          <w:rFonts w:hint="eastAsia"/>
          <w:kern w:val="0"/>
        </w:rPr>
        <w:t>这是最复杂的工作。被延迟的</w:t>
      </w:r>
      <w:proofErr w:type="gramStart"/>
      <w:r w:rsidRPr="00B31797">
        <w:rPr>
          <w:rFonts w:hint="eastAsia"/>
          <w:kern w:val="0"/>
        </w:rPr>
        <w:t>对根表的</w:t>
      </w:r>
      <w:proofErr w:type="gramEnd"/>
      <w:r w:rsidRPr="00B31797">
        <w:rPr>
          <w:rFonts w:hint="eastAsia"/>
          <w:kern w:val="0"/>
        </w:rPr>
        <w:t>调整工作最终由这个操作进行。</w:t>
      </w:r>
      <w:r>
        <w:rPr>
          <w:kern w:val="0"/>
        </w:rPr>
        <w:br/>
      </w:r>
      <w:r w:rsidRPr="00B31797">
        <w:rPr>
          <w:rFonts w:hint="eastAsia"/>
          <w:kern w:val="0"/>
        </w:rPr>
        <w:t>1</w:t>
      </w:r>
      <w:r w:rsidRPr="00B31797">
        <w:rPr>
          <w:rFonts w:hint="eastAsia"/>
          <w:kern w:val="0"/>
        </w:rPr>
        <w:t>：去掉</w:t>
      </w:r>
      <w:r w:rsidR="005B4857">
        <w:rPr>
          <w:rFonts w:hint="eastAsia"/>
          <w:kern w:val="0"/>
        </w:rPr>
        <w:t>根</w:t>
      </w:r>
      <w:r w:rsidR="008413E1">
        <w:rPr>
          <w:rFonts w:hint="eastAsia"/>
          <w:kern w:val="0"/>
        </w:rPr>
        <w:t>表</w:t>
      </w:r>
      <w:r w:rsidR="005B4857">
        <w:rPr>
          <w:rFonts w:hint="eastAsia"/>
          <w:kern w:val="0"/>
        </w:rPr>
        <w:t>上的</w:t>
      </w:r>
      <w:r w:rsidRPr="00B31797">
        <w:rPr>
          <w:rFonts w:hint="eastAsia"/>
          <w:kern w:val="0"/>
        </w:rPr>
        <w:t>最小值，将</w:t>
      </w:r>
      <w:r w:rsidR="005B4857">
        <w:rPr>
          <w:rFonts w:hint="eastAsia"/>
          <w:kern w:val="0"/>
        </w:rPr>
        <w:t>这个最小值的</w:t>
      </w:r>
      <w:r w:rsidRPr="00B31797">
        <w:rPr>
          <w:rFonts w:hint="eastAsia"/>
          <w:kern w:val="0"/>
        </w:rPr>
        <w:t>每个孩子都加入根表；</w:t>
      </w:r>
      <w:r w:rsidRPr="00B31797">
        <w:rPr>
          <w:rFonts w:hint="eastAsia"/>
          <w:kern w:val="0"/>
        </w:rPr>
        <w:t>2</w:t>
      </w:r>
      <w:r w:rsidRPr="00B31797">
        <w:rPr>
          <w:rFonts w:hint="eastAsia"/>
          <w:kern w:val="0"/>
        </w:rPr>
        <w:t>：将</w:t>
      </w:r>
      <w:r w:rsidR="008413E1">
        <w:rPr>
          <w:rFonts w:hint="eastAsia"/>
          <w:kern w:val="0"/>
        </w:rPr>
        <w:t>根表上</w:t>
      </w:r>
      <w:r w:rsidRPr="00B31797">
        <w:rPr>
          <w:rFonts w:hint="eastAsia"/>
          <w:kern w:val="0"/>
        </w:rPr>
        <w:t>相同度数树的合并。</w:t>
      </w:r>
      <w:r w:rsidR="002C0DBD">
        <w:rPr>
          <w:kern w:val="0"/>
        </w:rPr>
        <w:br/>
      </w:r>
      <w:r w:rsidR="00F553DC">
        <w:rPr>
          <w:rFonts w:hint="eastAsia"/>
          <w:kern w:val="0"/>
        </w:rPr>
        <w:t>（</w:t>
      </w:r>
      <w:r w:rsidR="002C0DBD">
        <w:rPr>
          <w:rFonts w:hint="eastAsia"/>
          <w:kern w:val="0"/>
        </w:rPr>
        <w:t>一点都不复杂，</w:t>
      </w:r>
      <w:r w:rsidR="00F553DC">
        <w:rPr>
          <w:rFonts w:hint="eastAsia"/>
          <w:kern w:val="0"/>
        </w:rPr>
        <w:t>代码与二项</w:t>
      </w:r>
      <w:proofErr w:type="gramStart"/>
      <w:r w:rsidR="00F553DC">
        <w:rPr>
          <w:rFonts w:hint="eastAsia"/>
          <w:kern w:val="0"/>
        </w:rPr>
        <w:t>堆一样</w:t>
      </w:r>
      <w:proofErr w:type="gramEnd"/>
      <w:r w:rsidR="00F553DC">
        <w:rPr>
          <w:rFonts w:hint="eastAsia"/>
          <w:kern w:val="0"/>
        </w:rPr>
        <w:t>容易实现）</w:t>
      </w:r>
      <w:r>
        <w:rPr>
          <w:kern w:val="0"/>
        </w:rPr>
        <w:br/>
      </w:r>
      <w:r>
        <w:rPr>
          <w:rFonts w:hint="eastAsia"/>
          <w:kern w:val="0"/>
        </w:rPr>
        <w:t>这里的在根链上合并操作与二项</w:t>
      </w:r>
      <w:proofErr w:type="gramStart"/>
      <w:r>
        <w:rPr>
          <w:rFonts w:hint="eastAsia"/>
          <w:kern w:val="0"/>
        </w:rPr>
        <w:t>树基本</w:t>
      </w:r>
      <w:proofErr w:type="gramEnd"/>
      <w:r>
        <w:rPr>
          <w:rFonts w:hint="eastAsia"/>
          <w:kern w:val="0"/>
        </w:rPr>
        <w:t>相同，就是按“度的递增”顺序排列所有的子树之后，合并具有相同度的子树，使得最后的根链上每一个度</w:t>
      </w:r>
      <w:r>
        <w:rPr>
          <w:rFonts w:hint="eastAsia"/>
          <w:kern w:val="0"/>
        </w:rPr>
        <w:t>K</w:t>
      </w:r>
      <w:r>
        <w:rPr>
          <w:rFonts w:hint="eastAsia"/>
          <w:kern w:val="0"/>
        </w:rPr>
        <w:t>都只有至多</w:t>
      </w:r>
      <w:proofErr w:type="gramStart"/>
      <w:r>
        <w:rPr>
          <w:rFonts w:hint="eastAsia"/>
          <w:kern w:val="0"/>
        </w:rPr>
        <w:t>一</w:t>
      </w:r>
      <w:proofErr w:type="gramEnd"/>
      <w:r>
        <w:rPr>
          <w:rFonts w:hint="eastAsia"/>
          <w:kern w:val="0"/>
        </w:rPr>
        <w:t>棵子树。（这里又与二项堆神似了，所以说斐波那契堆是松散地基于二项堆。</w:t>
      </w:r>
      <w:r w:rsidR="002E2CC5">
        <w:rPr>
          <w:rFonts w:hint="eastAsia"/>
          <w:kern w:val="0"/>
        </w:rPr>
        <w:t>形式化地描述为：</w:t>
      </w:r>
      <w:r w:rsidR="00786659">
        <w:rPr>
          <w:kern w:val="0"/>
        </w:rPr>
        <w:br/>
      </w:r>
      <w:r w:rsidR="002E2CC5">
        <w:rPr>
          <w:rFonts w:hint="eastAsia"/>
          <w:kern w:val="0"/>
        </w:rPr>
        <w:t>“</w:t>
      </w:r>
      <w:r w:rsidR="002E2CC5" w:rsidRPr="002E2CC5">
        <w:rPr>
          <w:rFonts w:hint="eastAsia"/>
          <w:kern w:val="0"/>
        </w:rPr>
        <w:t>调整根表的步骤</w:t>
      </w:r>
      <w:r w:rsidR="002E2CC5" w:rsidRPr="002E2CC5">
        <w:rPr>
          <w:rFonts w:hint="eastAsia"/>
          <w:kern w:val="0"/>
        </w:rPr>
        <w:t xml:space="preserve"> 1</w:t>
      </w:r>
      <w:r w:rsidR="002E2CC5" w:rsidRPr="002E2CC5">
        <w:rPr>
          <w:rFonts w:hint="eastAsia"/>
          <w:kern w:val="0"/>
        </w:rPr>
        <w:t>：在根表中找出两个具有相同度数的根</w:t>
      </w:r>
      <w:r w:rsidR="002E2CC5" w:rsidRPr="002E2CC5">
        <w:rPr>
          <w:rFonts w:hint="eastAsia"/>
          <w:kern w:val="0"/>
        </w:rPr>
        <w:t>x</w:t>
      </w:r>
      <w:r w:rsidR="002E2CC5" w:rsidRPr="002E2CC5">
        <w:rPr>
          <w:rFonts w:hint="eastAsia"/>
          <w:kern w:val="0"/>
        </w:rPr>
        <w:t>和</w:t>
      </w:r>
      <w:r w:rsidR="002E2CC5" w:rsidRPr="002E2CC5">
        <w:rPr>
          <w:rFonts w:hint="eastAsia"/>
          <w:kern w:val="0"/>
        </w:rPr>
        <w:t>y</w:t>
      </w:r>
      <w:r w:rsidR="002E2CC5" w:rsidRPr="002E2CC5">
        <w:rPr>
          <w:rFonts w:hint="eastAsia"/>
          <w:kern w:val="0"/>
        </w:rPr>
        <w:t>，且</w:t>
      </w:r>
      <w:r w:rsidR="002E2CC5" w:rsidRPr="002E2CC5">
        <w:rPr>
          <w:rFonts w:hint="eastAsia"/>
          <w:kern w:val="0"/>
        </w:rPr>
        <w:t>key[x]&lt;key[y] 2</w:t>
      </w:r>
      <w:r w:rsidR="002E2CC5" w:rsidRPr="002E2CC5">
        <w:rPr>
          <w:rFonts w:hint="eastAsia"/>
          <w:kern w:val="0"/>
        </w:rPr>
        <w:t>：将</w:t>
      </w:r>
      <w:r w:rsidR="002E2CC5" w:rsidRPr="002E2CC5">
        <w:rPr>
          <w:rFonts w:hint="eastAsia"/>
          <w:kern w:val="0"/>
        </w:rPr>
        <w:t>y</w:t>
      </w:r>
      <w:r w:rsidR="002E2CC5" w:rsidRPr="002E2CC5">
        <w:rPr>
          <w:rFonts w:hint="eastAsia"/>
          <w:kern w:val="0"/>
        </w:rPr>
        <w:t>与</w:t>
      </w:r>
      <w:r w:rsidR="002E2CC5" w:rsidRPr="002E2CC5">
        <w:rPr>
          <w:rFonts w:hint="eastAsia"/>
          <w:kern w:val="0"/>
        </w:rPr>
        <w:t>x</w:t>
      </w:r>
      <w:r w:rsidR="002E2CC5" w:rsidRPr="002E2CC5">
        <w:rPr>
          <w:rFonts w:hint="eastAsia"/>
          <w:kern w:val="0"/>
        </w:rPr>
        <w:t>连接。将</w:t>
      </w:r>
      <w:r w:rsidR="002E2CC5" w:rsidRPr="002E2CC5">
        <w:rPr>
          <w:rFonts w:hint="eastAsia"/>
          <w:kern w:val="0"/>
        </w:rPr>
        <w:t>y</w:t>
      </w:r>
      <w:r w:rsidR="002E2CC5" w:rsidRPr="002E2CC5">
        <w:rPr>
          <w:rFonts w:hint="eastAsia"/>
          <w:kern w:val="0"/>
        </w:rPr>
        <w:t>从根表里去掉，成为</w:t>
      </w:r>
      <w:r w:rsidR="002E2CC5" w:rsidRPr="002E2CC5">
        <w:rPr>
          <w:rFonts w:hint="eastAsia"/>
          <w:kern w:val="0"/>
        </w:rPr>
        <w:t>x</w:t>
      </w:r>
      <w:r w:rsidR="002E2CC5" w:rsidRPr="002E2CC5">
        <w:rPr>
          <w:rFonts w:hint="eastAsia"/>
          <w:kern w:val="0"/>
        </w:rPr>
        <w:t>一个孩子，并增加</w:t>
      </w:r>
      <w:r w:rsidR="002E2CC5" w:rsidRPr="002E2CC5">
        <w:rPr>
          <w:rFonts w:hint="eastAsia"/>
          <w:kern w:val="0"/>
        </w:rPr>
        <w:t>degree[x]</w:t>
      </w:r>
      <w:r w:rsidR="002E2CC5" w:rsidRPr="002E2CC5">
        <w:rPr>
          <w:rFonts w:hint="eastAsia"/>
          <w:kern w:val="0"/>
        </w:rPr>
        <w:t>。</w:t>
      </w:r>
      <w:r w:rsidR="00801D6E" w:rsidRPr="00C249EB">
        <w:rPr>
          <w:rFonts w:hint="eastAsia"/>
          <w:color w:val="0070C0"/>
          <w:kern w:val="0"/>
          <w:u w:val="single"/>
        </w:rPr>
        <w:t>同时，如果</w:t>
      </w:r>
      <w:r w:rsidR="00801D6E" w:rsidRPr="00C249EB">
        <w:rPr>
          <w:color w:val="0070C0"/>
          <w:kern w:val="0"/>
          <w:u w:val="single"/>
        </w:rPr>
        <w:t>y</w:t>
      </w:r>
      <w:r w:rsidR="00801D6E" w:rsidRPr="00C249EB">
        <w:rPr>
          <w:rFonts w:hint="eastAsia"/>
          <w:color w:val="0070C0"/>
          <w:kern w:val="0"/>
          <w:u w:val="single"/>
        </w:rPr>
        <w:t>上有标记的话也被清除掉</w:t>
      </w:r>
      <w:r w:rsidR="00786659">
        <w:rPr>
          <w:rFonts w:hint="eastAsia"/>
          <w:kern w:val="0"/>
        </w:rPr>
        <w:t>。</w:t>
      </w:r>
      <w:r w:rsidR="002E2CC5">
        <w:rPr>
          <w:rFonts w:hint="eastAsia"/>
          <w:kern w:val="0"/>
        </w:rPr>
        <w:t>”</w:t>
      </w:r>
    </w:p>
    <w:p w:rsidR="001D356F" w:rsidRDefault="002E2CC5" w:rsidP="00C249EB">
      <w:pPr>
        <w:pStyle w:val="a3"/>
        <w:numPr>
          <w:ilvl w:val="1"/>
          <w:numId w:val="25"/>
        </w:numPr>
        <w:ind w:firstLineChars="0"/>
        <w:rPr>
          <w:kern w:val="0"/>
        </w:rPr>
      </w:pPr>
      <w:r w:rsidRPr="002E2CC5">
        <w:rPr>
          <w:rFonts w:hint="eastAsia"/>
          <w:kern w:val="0"/>
        </w:rPr>
        <w:t>减小一个节点的</w:t>
      </w:r>
      <w:r w:rsidR="003D75F1">
        <w:rPr>
          <w:rFonts w:hint="eastAsia"/>
          <w:kern w:val="0"/>
        </w:rPr>
        <w:t>权</w:t>
      </w:r>
      <w:r>
        <w:rPr>
          <w:rFonts w:hint="eastAsia"/>
          <w:kern w:val="0"/>
        </w:rPr>
        <w:t>值</w:t>
      </w:r>
      <w:r w:rsidR="00E31B93">
        <w:rPr>
          <w:rStyle w:val="apple-style-span"/>
          <w:rFonts w:ascii="Arial" w:hAnsi="Arial" w:cs="Arial"/>
          <w:color w:val="000000"/>
          <w:szCs w:val="21"/>
        </w:rPr>
        <w:t>O(1)</w:t>
      </w:r>
      <w:r>
        <w:rPr>
          <w:rFonts w:hint="eastAsia"/>
          <w:kern w:val="0"/>
        </w:rPr>
        <w:t>：</w:t>
      </w:r>
    </w:p>
    <w:p w:rsidR="001D356F" w:rsidRDefault="002E2CC5" w:rsidP="00C249EB">
      <w:pPr>
        <w:pStyle w:val="a3"/>
        <w:numPr>
          <w:ilvl w:val="2"/>
          <w:numId w:val="25"/>
        </w:numPr>
        <w:ind w:firstLineChars="0"/>
        <w:rPr>
          <w:kern w:val="0"/>
        </w:rPr>
      </w:pPr>
      <w:r w:rsidRPr="002E2CC5">
        <w:rPr>
          <w:rFonts w:hint="eastAsia"/>
          <w:kern w:val="0"/>
        </w:rPr>
        <w:t>若此减小不影响堆序，不作调整；</w:t>
      </w:r>
      <w:r w:rsidRPr="002E2CC5">
        <w:rPr>
          <w:rFonts w:hint="eastAsia"/>
          <w:kern w:val="0"/>
        </w:rPr>
        <w:t xml:space="preserve"> </w:t>
      </w:r>
    </w:p>
    <w:p w:rsidR="001D356F" w:rsidRDefault="002E2CC5" w:rsidP="00C249EB">
      <w:pPr>
        <w:pStyle w:val="a3"/>
        <w:numPr>
          <w:ilvl w:val="2"/>
          <w:numId w:val="25"/>
        </w:numPr>
        <w:ind w:firstLineChars="0"/>
        <w:rPr>
          <w:kern w:val="0"/>
        </w:rPr>
      </w:pPr>
      <w:r w:rsidRPr="002E2CC5">
        <w:rPr>
          <w:rFonts w:hint="eastAsia"/>
          <w:kern w:val="0"/>
        </w:rPr>
        <w:t>若影响堆序，则从堆中删除该节点，将其加入根表，并检查其父亲的</w:t>
      </w:r>
      <w:r w:rsidRPr="002E2CC5">
        <w:rPr>
          <w:rFonts w:hint="eastAsia"/>
          <w:kern w:val="0"/>
        </w:rPr>
        <w:t>mark</w:t>
      </w:r>
      <w:r w:rsidRPr="002E2CC5">
        <w:rPr>
          <w:rFonts w:hint="eastAsia"/>
          <w:kern w:val="0"/>
        </w:rPr>
        <w:t>位；若为</w:t>
      </w:r>
      <w:r w:rsidRPr="002E2CC5">
        <w:rPr>
          <w:rFonts w:hint="eastAsia"/>
          <w:kern w:val="0"/>
        </w:rPr>
        <w:t>false</w:t>
      </w:r>
      <w:r w:rsidRPr="002E2CC5">
        <w:rPr>
          <w:rFonts w:hint="eastAsia"/>
          <w:kern w:val="0"/>
        </w:rPr>
        <w:t>，则停止，并将其置为</w:t>
      </w:r>
      <w:r w:rsidRPr="002E2CC5">
        <w:rPr>
          <w:rFonts w:hint="eastAsia"/>
          <w:kern w:val="0"/>
        </w:rPr>
        <w:t>true</w:t>
      </w:r>
      <w:r w:rsidRPr="002E2CC5">
        <w:rPr>
          <w:rFonts w:hint="eastAsia"/>
          <w:kern w:val="0"/>
        </w:rPr>
        <w:t>；若为</w:t>
      </w:r>
      <w:r w:rsidRPr="002E2CC5">
        <w:rPr>
          <w:rFonts w:hint="eastAsia"/>
          <w:kern w:val="0"/>
        </w:rPr>
        <w:t>true</w:t>
      </w:r>
      <w:r w:rsidRPr="002E2CC5">
        <w:rPr>
          <w:rFonts w:hint="eastAsia"/>
          <w:kern w:val="0"/>
        </w:rPr>
        <w:t>，则删除其父亲，继续递归向上执行；直到一个节点</w:t>
      </w:r>
      <w:r w:rsidRPr="002E2CC5">
        <w:rPr>
          <w:rFonts w:hint="eastAsia"/>
          <w:kern w:val="0"/>
        </w:rPr>
        <w:t>mark</w:t>
      </w:r>
      <w:r w:rsidRPr="002E2CC5">
        <w:rPr>
          <w:rFonts w:hint="eastAsia"/>
          <w:kern w:val="0"/>
        </w:rPr>
        <w:t>域为</w:t>
      </w:r>
      <w:r w:rsidRPr="002E2CC5">
        <w:rPr>
          <w:rFonts w:hint="eastAsia"/>
          <w:kern w:val="0"/>
        </w:rPr>
        <w:t>false</w:t>
      </w:r>
      <w:r w:rsidRPr="002E2CC5">
        <w:rPr>
          <w:rFonts w:hint="eastAsia"/>
          <w:kern w:val="0"/>
        </w:rPr>
        <w:t>或该节点为根节点为止。</w:t>
      </w:r>
    </w:p>
    <w:p w:rsidR="001D356F" w:rsidRPr="00C249EB" w:rsidRDefault="00892D3A" w:rsidP="00C249EB">
      <w:pPr>
        <w:pStyle w:val="a3"/>
        <w:numPr>
          <w:ilvl w:val="1"/>
          <w:numId w:val="25"/>
        </w:numPr>
        <w:ind w:firstLineChars="0"/>
        <w:rPr>
          <w:rStyle w:val="apple-style-span"/>
          <w:kern w:val="0"/>
        </w:rPr>
      </w:pPr>
      <w:r>
        <w:rPr>
          <w:rStyle w:val="apple-style-span"/>
          <w:rFonts w:ascii="Arial" w:hAnsi="Arial" w:cs="Arial"/>
          <w:color w:val="000000"/>
          <w:szCs w:val="21"/>
        </w:rPr>
        <w:t>删除一个节点</w:t>
      </w:r>
      <w:r w:rsidR="00F32D6F">
        <w:rPr>
          <w:rFonts w:hint="eastAsia"/>
          <w:kern w:val="0"/>
        </w:rPr>
        <w:t>O(lgn)</w:t>
      </w:r>
      <w:r>
        <w:rPr>
          <w:rStyle w:val="apple-style-span"/>
          <w:rFonts w:ascii="Arial" w:hAnsi="Arial" w:cs="Arial"/>
          <w:color w:val="000000"/>
          <w:szCs w:val="21"/>
        </w:rPr>
        <w:t>：</w:t>
      </w:r>
      <w:r>
        <w:rPr>
          <w:rStyle w:val="apple-style-span"/>
          <w:rFonts w:ascii="Arial" w:hAnsi="Arial" w:cs="Arial"/>
          <w:color w:val="000000"/>
          <w:szCs w:val="21"/>
        </w:rPr>
        <w:t>1</w:t>
      </w:r>
      <w:r>
        <w:rPr>
          <w:rStyle w:val="apple-style-span"/>
          <w:rFonts w:ascii="Arial" w:hAnsi="Arial" w:cs="Arial"/>
          <w:color w:val="000000"/>
          <w:szCs w:val="21"/>
        </w:rPr>
        <w:t>：将该</w:t>
      </w:r>
      <w:proofErr w:type="gramStart"/>
      <w:r>
        <w:rPr>
          <w:rStyle w:val="apple-style-span"/>
          <w:rFonts w:ascii="Arial" w:hAnsi="Arial" w:cs="Arial"/>
          <w:color w:val="000000"/>
          <w:szCs w:val="21"/>
        </w:rPr>
        <w:t>节点权</w:t>
      </w:r>
      <w:proofErr w:type="gramEnd"/>
      <w:r w:rsidR="003D75F1">
        <w:rPr>
          <w:rStyle w:val="apple-style-span"/>
          <w:rFonts w:ascii="Arial" w:hAnsi="Arial" w:cs="Arial" w:hint="eastAsia"/>
          <w:color w:val="000000"/>
          <w:szCs w:val="21"/>
        </w:rPr>
        <w:t>值</w:t>
      </w:r>
      <w:r>
        <w:rPr>
          <w:rStyle w:val="apple-style-span"/>
          <w:rFonts w:ascii="Arial" w:hAnsi="Arial" w:cs="Arial"/>
          <w:color w:val="000000"/>
          <w:szCs w:val="21"/>
        </w:rPr>
        <w:t>调整至最小；</w:t>
      </w:r>
      <w:r>
        <w:rPr>
          <w:rStyle w:val="apple-style-span"/>
          <w:rFonts w:ascii="Arial" w:hAnsi="Arial" w:cs="Arial"/>
          <w:color w:val="000000"/>
          <w:szCs w:val="21"/>
        </w:rPr>
        <w:t>2</w:t>
      </w:r>
      <w:r>
        <w:rPr>
          <w:rStyle w:val="apple-style-span"/>
          <w:rFonts w:ascii="Arial" w:hAnsi="Arial" w:cs="Arial"/>
          <w:color w:val="000000"/>
          <w:szCs w:val="21"/>
        </w:rPr>
        <w:t>：抽取最小值。</w:t>
      </w:r>
    </w:p>
    <w:p w:rsidR="001D356F" w:rsidRPr="00C249EB" w:rsidRDefault="009B0573"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总结：斐波那契堆之所以高效，就是因为它松散了，将很多二项堆要维护的工作都推迟到了</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操作之中去了。而它之所以可以这样进行偷懒，就是因为它的限制非常的少，并没有像二项</w:t>
      </w:r>
      <w:proofErr w:type="gramStart"/>
      <w:r>
        <w:rPr>
          <w:rStyle w:val="apple-style-span"/>
          <w:rFonts w:ascii="Arial" w:hAnsi="Arial" w:cs="Arial" w:hint="eastAsia"/>
          <w:color w:val="000000"/>
          <w:szCs w:val="21"/>
        </w:rPr>
        <w:t>堆一样</w:t>
      </w:r>
      <w:proofErr w:type="gramEnd"/>
      <w:r>
        <w:rPr>
          <w:rStyle w:val="apple-style-span"/>
          <w:rFonts w:ascii="Arial" w:hAnsi="Arial" w:cs="Arial" w:hint="eastAsia"/>
          <w:color w:val="000000"/>
          <w:szCs w:val="21"/>
        </w:rPr>
        <w:t>的要求子树全部必须是二项树，而且根表上的任意度数的子树至多只能有一个。没有了这些限制，斐波那契堆就可以实现的非常的松散以至少将日常工作的维护时间都平摊给</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w:t>
      </w:r>
      <w:r w:rsidR="002A1C94">
        <w:rPr>
          <w:rStyle w:val="apple-style-span"/>
          <w:rFonts w:ascii="Arial" w:hAnsi="Arial" w:cs="Arial"/>
          <w:color w:val="000000"/>
          <w:szCs w:val="21"/>
        </w:rPr>
        <w:br/>
      </w:r>
      <w:r w:rsidR="002A1C94">
        <w:rPr>
          <w:rStyle w:val="apple-style-span"/>
          <w:rFonts w:ascii="Arial" w:hAnsi="Arial" w:cs="Arial" w:hint="eastAsia"/>
          <w:color w:val="000000"/>
          <w:szCs w:val="21"/>
        </w:rPr>
        <w:t>但是，正如斐波那契</w:t>
      </w:r>
      <w:proofErr w:type="gramStart"/>
      <w:r w:rsidR="002A1C94">
        <w:rPr>
          <w:rStyle w:val="apple-style-span"/>
          <w:rFonts w:ascii="Arial" w:hAnsi="Arial" w:cs="Arial" w:hint="eastAsia"/>
          <w:color w:val="000000"/>
          <w:szCs w:val="21"/>
        </w:rPr>
        <w:t>堆现在</w:t>
      </w:r>
      <w:proofErr w:type="gramEnd"/>
      <w:r w:rsidR="002A1C94">
        <w:rPr>
          <w:rStyle w:val="apple-style-span"/>
          <w:rFonts w:ascii="Arial" w:hAnsi="Arial" w:cs="Arial" w:hint="eastAsia"/>
          <w:color w:val="000000"/>
          <w:szCs w:val="21"/>
        </w:rPr>
        <w:t>更多的应用于理论中，实践中使用的并不多的现象所映射的，在大部分的应用中斐波那契</w:t>
      </w:r>
      <w:proofErr w:type="gramStart"/>
      <w:r w:rsidR="002A1C94">
        <w:rPr>
          <w:rStyle w:val="apple-style-span"/>
          <w:rFonts w:ascii="Arial" w:hAnsi="Arial" w:cs="Arial" w:hint="eastAsia"/>
          <w:color w:val="000000"/>
          <w:szCs w:val="21"/>
        </w:rPr>
        <w:t>堆并不</w:t>
      </w:r>
      <w:proofErr w:type="gramEnd"/>
      <w:r w:rsidR="002A1C94">
        <w:rPr>
          <w:rStyle w:val="apple-style-span"/>
          <w:rFonts w:ascii="Arial" w:hAnsi="Arial" w:cs="Arial" w:hint="eastAsia"/>
          <w:color w:val="000000"/>
          <w:szCs w:val="21"/>
        </w:rPr>
        <w:t>能带来大幅度的效率的提升。因为它并不是减少了要做的工作，只是将很多要做的工作都进行了推迟，可能出现这样的情况：</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合并操作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Fonts w:hint="eastAsia"/>
          <w:kern w:val="0"/>
        </w:rPr>
        <w:t>插入操作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减少权</w:t>
      </w:r>
      <w:proofErr w:type="gramStart"/>
      <w:r>
        <w:rPr>
          <w:rStyle w:val="apple-style-span"/>
          <w:rFonts w:ascii="Arial" w:hAnsi="Arial" w:cs="Arial" w:hint="eastAsia"/>
          <w:color w:val="000000"/>
          <w:szCs w:val="21"/>
        </w:rPr>
        <w:t>值操作</w:t>
      </w:r>
      <w:proofErr w:type="gramEnd"/>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但是</w:t>
      </w:r>
      <w:r>
        <w:rPr>
          <w:rStyle w:val="apple-style-span"/>
          <w:rFonts w:ascii="Arial" w:hAnsi="Arial" w:cs="Arial" w:hint="eastAsia"/>
          <w:color w:val="000000"/>
          <w:szCs w:val="21"/>
        </w:rPr>
        <w:t>extract-min</w:t>
      </w:r>
      <w:r>
        <w:rPr>
          <w:rStyle w:val="apple-style-span"/>
          <w:rFonts w:ascii="Arial" w:hAnsi="Arial" w:cs="Arial" w:hint="eastAsia"/>
          <w:color w:val="000000"/>
          <w:szCs w:val="21"/>
        </w:rPr>
        <w:t>操作</w:t>
      </w:r>
      <w:r>
        <w:rPr>
          <w:rStyle w:val="apple-style-span"/>
          <w:rFonts w:ascii="Arial" w:hAnsi="Arial" w:cs="Arial" w:hint="eastAsia"/>
          <w:color w:val="000000"/>
          <w:szCs w:val="21"/>
        </w:rPr>
        <w:t>O(lgn)=&gt;O(3*lgn)</w:t>
      </w:r>
      <w:r>
        <w:rPr>
          <w:rStyle w:val="apple-style-span"/>
          <w:rFonts w:ascii="Calibri" w:hAnsi="Calibri" w:cs="Calibri"/>
          <w:color w:val="000000"/>
          <w:szCs w:val="21"/>
        </w:rPr>
        <w:t>≈</w:t>
      </w:r>
      <w:r w:rsidR="00BD7905">
        <w:rPr>
          <w:rStyle w:val="apple-style-span"/>
          <w:rFonts w:ascii="Arial" w:hAnsi="Arial" w:cs="Arial" w:hint="eastAsia"/>
          <w:color w:val="000000"/>
          <w:szCs w:val="21"/>
        </w:rPr>
        <w:t>O(lgn)</w:t>
      </w:r>
    </w:p>
    <w:p w:rsidR="001D356F" w:rsidRDefault="00BD7905" w:rsidP="00C249EB">
      <w:pPr>
        <w:ind w:left="420"/>
        <w:rPr>
          <w:kern w:val="0"/>
        </w:rPr>
      </w:pPr>
      <w:r>
        <w:rPr>
          <w:rFonts w:hint="eastAsia"/>
          <w:kern w:val="0"/>
        </w:rPr>
        <w:t>这使得在理论分析时，它的所有操作的渐近时间都至少不变坏，但是在实际使用中却没有任何的改善。</w:t>
      </w:r>
      <w:r>
        <w:rPr>
          <w:kern w:val="0"/>
        </w:rPr>
        <w:br/>
      </w:r>
      <w:r>
        <w:rPr>
          <w:rFonts w:hint="eastAsia"/>
          <w:kern w:val="0"/>
        </w:rPr>
        <w:t>当然这是最坏的情况了，一般对于规模足够大的输入，斐波那契堆是能够很大改善算法的性能的，尤其是对于一些</w:t>
      </w:r>
      <w:r>
        <w:rPr>
          <w:rFonts w:hint="eastAsia"/>
          <w:kern w:val="0"/>
        </w:rPr>
        <w:t>extract-min</w:t>
      </w:r>
      <w:r>
        <w:rPr>
          <w:rFonts w:hint="eastAsia"/>
          <w:kern w:val="0"/>
        </w:rPr>
        <w:t>和</w:t>
      </w:r>
      <w:r>
        <w:rPr>
          <w:rFonts w:hint="eastAsia"/>
          <w:kern w:val="0"/>
        </w:rPr>
        <w:t>delete</w:t>
      </w:r>
      <w:proofErr w:type="gramStart"/>
      <w:r>
        <w:rPr>
          <w:rFonts w:hint="eastAsia"/>
          <w:kern w:val="0"/>
        </w:rPr>
        <w:t>操作少</w:t>
      </w:r>
      <w:proofErr w:type="gramEnd"/>
      <w:r>
        <w:rPr>
          <w:rFonts w:hint="eastAsia"/>
          <w:kern w:val="0"/>
        </w:rPr>
        <w:t>的情况。比如</w:t>
      </w:r>
      <w:r w:rsidRPr="00BD7905">
        <w:rPr>
          <w:rFonts w:hint="eastAsia"/>
          <w:kern w:val="0"/>
        </w:rPr>
        <w:t>斐波那契堆的使用能加快</w:t>
      </w:r>
      <w:r w:rsidRPr="00BD7905">
        <w:rPr>
          <w:rFonts w:hint="eastAsia"/>
          <w:kern w:val="0"/>
        </w:rPr>
        <w:t xml:space="preserve"> Prime </w:t>
      </w:r>
      <w:r w:rsidRPr="00BD7905">
        <w:rPr>
          <w:rFonts w:hint="eastAsia"/>
          <w:kern w:val="0"/>
        </w:rPr>
        <w:t>和</w:t>
      </w:r>
      <w:r w:rsidRPr="00BD7905">
        <w:rPr>
          <w:rFonts w:hint="eastAsia"/>
          <w:kern w:val="0"/>
        </w:rPr>
        <w:t xml:space="preserve"> Djikstra </w:t>
      </w:r>
      <w:r w:rsidRPr="00BD7905">
        <w:rPr>
          <w:rFonts w:hint="eastAsia"/>
          <w:kern w:val="0"/>
        </w:rPr>
        <w:t>算法的执行速度</w:t>
      </w:r>
      <w:r w:rsidR="00D4777B">
        <w:rPr>
          <w:rFonts w:hint="eastAsia"/>
          <w:kern w:val="0"/>
        </w:rPr>
        <w:t>。</w:t>
      </w:r>
    </w:p>
    <w:p w:rsidR="001D356F" w:rsidRDefault="001D356F">
      <w:pPr>
        <w:rPr>
          <w:kern w:val="0"/>
        </w:rPr>
      </w:pPr>
    </w:p>
    <w:p w:rsidR="007548B3" w:rsidRDefault="007548B3" w:rsidP="007548B3">
      <w:pPr>
        <w:rPr>
          <w:ins w:id="843" w:author="tcq" w:date="2011-06-17T23:39:00Z"/>
          <w:rFonts w:ascii="Simsun" w:hAnsi="Simsun" w:cs="宋体" w:hint="eastAsia"/>
          <w:sz w:val="27"/>
          <w:szCs w:val="27"/>
        </w:rPr>
      </w:pPr>
    </w:p>
    <w:p w:rsidR="007548B3" w:rsidRPr="00532D98" w:rsidRDefault="007548B3" w:rsidP="007548B3">
      <w:pPr>
        <w:rPr>
          <w:ins w:id="844" w:author="tcq" w:date="2011-06-17T23:39:00Z"/>
          <w:rFonts w:hint="eastAsia"/>
        </w:rPr>
      </w:pPr>
      <w:ins w:id="845" w:author="tcq" w:date="2011-06-17T23:39: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7548B3" w:rsidTr="000C5D60">
        <w:trPr>
          <w:ins w:id="846" w:author="tcq" w:date="2011-06-17T23:39:00Z"/>
        </w:trPr>
        <w:tc>
          <w:tcPr>
            <w:tcW w:w="11840" w:type="dxa"/>
          </w:tcPr>
          <w:p w:rsidR="007548B3" w:rsidRPr="007548B3" w:rsidRDefault="007548B3" w:rsidP="007548B3">
            <w:pPr>
              <w:rPr>
                <w:ins w:id="847" w:author="tcq" w:date="2011-06-17T23:39:00Z"/>
                <w:color w:val="00B0F0"/>
                <w:sz w:val="18"/>
                <w:szCs w:val="18"/>
              </w:rPr>
            </w:pPr>
            <w:ins w:id="848" w:author="tcq" w:date="2011-06-17T23:39:00Z">
              <w:r w:rsidRPr="007548B3">
                <w:rPr>
                  <w:color w:val="00B0F0"/>
                  <w:sz w:val="18"/>
                  <w:szCs w:val="18"/>
                </w:rPr>
                <w:t>insert a:4</w:t>
              </w:r>
            </w:ins>
          </w:p>
          <w:p w:rsidR="007548B3" w:rsidRPr="007548B3" w:rsidRDefault="007548B3" w:rsidP="007548B3">
            <w:pPr>
              <w:rPr>
                <w:ins w:id="849" w:author="tcq" w:date="2011-06-17T23:39:00Z"/>
                <w:color w:val="00B0F0"/>
                <w:sz w:val="18"/>
                <w:szCs w:val="18"/>
              </w:rPr>
            </w:pPr>
            <w:ins w:id="850" w:author="tcq" w:date="2011-06-17T23:39:00Z">
              <w:r w:rsidRPr="007548B3">
                <w:rPr>
                  <w:color w:val="00B0F0"/>
                  <w:sz w:val="18"/>
                  <w:szCs w:val="18"/>
                </w:rPr>
                <w:t>insert b:2</w:t>
              </w:r>
            </w:ins>
          </w:p>
          <w:p w:rsidR="007548B3" w:rsidRPr="007548B3" w:rsidRDefault="007548B3" w:rsidP="007548B3">
            <w:pPr>
              <w:rPr>
                <w:ins w:id="851" w:author="tcq" w:date="2011-06-17T23:39:00Z"/>
                <w:color w:val="00B0F0"/>
                <w:sz w:val="18"/>
                <w:szCs w:val="18"/>
              </w:rPr>
            </w:pPr>
            <w:ins w:id="852" w:author="tcq" w:date="2011-06-17T23:39:00Z">
              <w:r w:rsidRPr="007548B3">
                <w:rPr>
                  <w:color w:val="00B0F0"/>
                  <w:sz w:val="18"/>
                  <w:szCs w:val="18"/>
                </w:rPr>
                <w:t>insert c:7</w:t>
              </w:r>
            </w:ins>
          </w:p>
          <w:p w:rsidR="007548B3" w:rsidRPr="007548B3" w:rsidRDefault="007548B3" w:rsidP="007548B3">
            <w:pPr>
              <w:rPr>
                <w:ins w:id="853" w:author="tcq" w:date="2011-06-17T23:39:00Z"/>
                <w:color w:val="00B0F0"/>
                <w:sz w:val="18"/>
                <w:szCs w:val="18"/>
              </w:rPr>
            </w:pPr>
            <w:ins w:id="854" w:author="tcq" w:date="2011-06-17T23:39:00Z">
              <w:r w:rsidRPr="007548B3">
                <w:rPr>
                  <w:color w:val="00B0F0"/>
                  <w:sz w:val="18"/>
                  <w:szCs w:val="18"/>
                </w:rPr>
                <w:t>insert d:5</w:t>
              </w:r>
            </w:ins>
          </w:p>
          <w:p w:rsidR="007548B3" w:rsidRPr="007548B3" w:rsidRDefault="007548B3" w:rsidP="007548B3">
            <w:pPr>
              <w:rPr>
                <w:ins w:id="855" w:author="tcq" w:date="2011-06-17T23:39:00Z"/>
                <w:color w:val="00B0F0"/>
                <w:sz w:val="18"/>
                <w:szCs w:val="18"/>
              </w:rPr>
            </w:pPr>
            <w:ins w:id="856" w:author="tcq" w:date="2011-06-17T23:39:00Z">
              <w:r w:rsidRPr="007548B3">
                <w:rPr>
                  <w:color w:val="00B0F0"/>
                  <w:sz w:val="18"/>
                  <w:szCs w:val="18"/>
                </w:rPr>
                <w:t>insert e:1</w:t>
              </w:r>
            </w:ins>
          </w:p>
          <w:p w:rsidR="007548B3" w:rsidRPr="007548B3" w:rsidRDefault="007548B3" w:rsidP="007548B3">
            <w:pPr>
              <w:rPr>
                <w:ins w:id="857" w:author="tcq" w:date="2011-06-17T23:39:00Z"/>
                <w:color w:val="00B0F0"/>
                <w:sz w:val="18"/>
                <w:szCs w:val="18"/>
              </w:rPr>
            </w:pPr>
            <w:ins w:id="858" w:author="tcq" w:date="2011-06-17T23:39:00Z">
              <w:r w:rsidRPr="007548B3">
                <w:rPr>
                  <w:color w:val="00B0F0"/>
                  <w:sz w:val="18"/>
                  <w:szCs w:val="18"/>
                </w:rPr>
                <w:t>insert f:8</w:t>
              </w:r>
            </w:ins>
          </w:p>
          <w:p w:rsidR="007548B3" w:rsidRPr="007548B3" w:rsidRDefault="007548B3" w:rsidP="007548B3">
            <w:pPr>
              <w:rPr>
                <w:ins w:id="859" w:author="tcq" w:date="2011-06-17T23:39:00Z"/>
                <w:color w:val="00B0F0"/>
                <w:sz w:val="18"/>
                <w:szCs w:val="18"/>
              </w:rPr>
            </w:pPr>
            <w:ins w:id="860" w:author="tcq" w:date="2011-06-17T23:39:00Z">
              <w:r w:rsidRPr="007548B3">
                <w:rPr>
                  <w:color w:val="00B0F0"/>
                  <w:sz w:val="18"/>
                  <w:szCs w:val="18"/>
                </w:rPr>
                <w:t>maxDegree=0  count=6  roots=e:1:0:0 f:8:0:0 d:5:0:0 c:7:0:0 a:4:0:0 b:2:0:0</w:t>
              </w:r>
            </w:ins>
          </w:p>
          <w:p w:rsidR="007548B3" w:rsidRPr="007548B3" w:rsidRDefault="007548B3" w:rsidP="007548B3">
            <w:pPr>
              <w:rPr>
                <w:ins w:id="861" w:author="tcq" w:date="2011-06-17T23:39:00Z"/>
                <w:color w:val="00B0F0"/>
                <w:sz w:val="18"/>
                <w:szCs w:val="18"/>
              </w:rPr>
            </w:pPr>
            <w:ins w:id="862" w:author="tcq" w:date="2011-06-17T23:39:00Z">
              <w:r w:rsidRPr="007548B3">
                <w:rPr>
                  <w:color w:val="00B0F0"/>
                  <w:sz w:val="18"/>
                  <w:szCs w:val="18"/>
                </w:rPr>
                <w:t>min=e:1</w:t>
              </w:r>
            </w:ins>
          </w:p>
          <w:p w:rsidR="007548B3" w:rsidRPr="007548B3" w:rsidRDefault="007548B3" w:rsidP="007548B3">
            <w:pPr>
              <w:rPr>
                <w:ins w:id="863" w:author="tcq" w:date="2011-06-17T23:39:00Z"/>
                <w:color w:val="00B0F0"/>
                <w:sz w:val="18"/>
                <w:szCs w:val="18"/>
              </w:rPr>
            </w:pPr>
            <w:ins w:id="864" w:author="tcq" w:date="2011-06-17T23:39:00Z">
              <w:r w:rsidRPr="007548B3">
                <w:rPr>
                  <w:color w:val="00B0F0"/>
                  <w:sz w:val="18"/>
                  <w:szCs w:val="18"/>
                </w:rPr>
                <w:t>removeMinimum</w:t>
              </w:r>
            </w:ins>
          </w:p>
          <w:p w:rsidR="007548B3" w:rsidRPr="007548B3" w:rsidRDefault="007548B3" w:rsidP="007548B3">
            <w:pPr>
              <w:rPr>
                <w:ins w:id="865" w:author="tcq" w:date="2011-06-17T23:39:00Z"/>
                <w:color w:val="00B0F0"/>
                <w:sz w:val="18"/>
                <w:szCs w:val="18"/>
              </w:rPr>
            </w:pPr>
            <w:ins w:id="866" w:author="tcq" w:date="2011-06-17T23:39:00Z">
              <w:r w:rsidRPr="007548B3">
                <w:rPr>
                  <w:color w:val="00B0F0"/>
                  <w:sz w:val="18"/>
                  <w:szCs w:val="18"/>
                </w:rPr>
                <w:t>maxDegree=2  count=5  roots=b:2:0:0 a:4:2:0(c:7:0:0 d:5:1:0(f:8:0:0 ) )</w:t>
              </w:r>
            </w:ins>
          </w:p>
          <w:p w:rsidR="007548B3" w:rsidRPr="007548B3" w:rsidRDefault="007548B3" w:rsidP="007548B3">
            <w:pPr>
              <w:rPr>
                <w:ins w:id="867" w:author="tcq" w:date="2011-06-17T23:39:00Z"/>
                <w:color w:val="00B0F0"/>
                <w:sz w:val="18"/>
                <w:szCs w:val="18"/>
              </w:rPr>
            </w:pPr>
            <w:ins w:id="868" w:author="tcq" w:date="2011-06-17T23:39:00Z">
              <w:r w:rsidRPr="007548B3">
                <w:rPr>
                  <w:color w:val="00B0F0"/>
                  <w:sz w:val="18"/>
                  <w:szCs w:val="18"/>
                </w:rPr>
                <w:t>min=b:2</w:t>
              </w:r>
            </w:ins>
          </w:p>
          <w:p w:rsidR="007548B3" w:rsidRPr="007548B3" w:rsidRDefault="007548B3" w:rsidP="007548B3">
            <w:pPr>
              <w:rPr>
                <w:ins w:id="869" w:author="tcq" w:date="2011-06-17T23:39:00Z"/>
                <w:color w:val="00B0F0"/>
                <w:sz w:val="18"/>
                <w:szCs w:val="18"/>
              </w:rPr>
            </w:pPr>
            <w:ins w:id="870" w:author="tcq" w:date="2011-06-17T23:39:00Z">
              <w:r w:rsidRPr="007548B3">
                <w:rPr>
                  <w:color w:val="00B0F0"/>
                  <w:sz w:val="18"/>
                  <w:szCs w:val="18"/>
                </w:rPr>
                <w:t>removeMinimum</w:t>
              </w:r>
            </w:ins>
          </w:p>
          <w:p w:rsidR="007548B3" w:rsidRPr="007548B3" w:rsidRDefault="007548B3" w:rsidP="007548B3">
            <w:pPr>
              <w:rPr>
                <w:ins w:id="871" w:author="tcq" w:date="2011-06-17T23:39:00Z"/>
                <w:color w:val="00B0F0"/>
                <w:sz w:val="18"/>
                <w:szCs w:val="18"/>
              </w:rPr>
            </w:pPr>
            <w:ins w:id="872" w:author="tcq" w:date="2011-06-17T23:39:00Z">
              <w:r w:rsidRPr="007548B3">
                <w:rPr>
                  <w:color w:val="00B0F0"/>
                  <w:sz w:val="18"/>
                  <w:szCs w:val="18"/>
                </w:rPr>
                <w:t>maxDegree=2  count=4  roots=a:4:2:0(c:7:0:0 d:5:1:0(f:8:0:0 ) )</w:t>
              </w:r>
            </w:ins>
          </w:p>
          <w:p w:rsidR="007548B3" w:rsidRPr="007548B3" w:rsidRDefault="007548B3" w:rsidP="007548B3">
            <w:pPr>
              <w:rPr>
                <w:ins w:id="873" w:author="tcq" w:date="2011-06-17T23:39:00Z"/>
                <w:color w:val="00B0F0"/>
                <w:sz w:val="18"/>
                <w:szCs w:val="18"/>
              </w:rPr>
            </w:pPr>
            <w:ins w:id="874" w:author="tcq" w:date="2011-06-17T23:39:00Z">
              <w:r w:rsidRPr="007548B3">
                <w:rPr>
                  <w:color w:val="00B0F0"/>
                  <w:sz w:val="18"/>
                  <w:szCs w:val="18"/>
                </w:rPr>
                <w:t>min=a:4</w:t>
              </w:r>
            </w:ins>
          </w:p>
          <w:p w:rsidR="007548B3" w:rsidRPr="007548B3" w:rsidRDefault="007548B3" w:rsidP="007548B3">
            <w:pPr>
              <w:rPr>
                <w:ins w:id="875" w:author="tcq" w:date="2011-06-17T23:39:00Z"/>
                <w:color w:val="00B0F0"/>
                <w:sz w:val="18"/>
                <w:szCs w:val="18"/>
              </w:rPr>
            </w:pPr>
            <w:ins w:id="876" w:author="tcq" w:date="2011-06-17T23:39:00Z">
              <w:r w:rsidRPr="007548B3">
                <w:rPr>
                  <w:color w:val="00B0F0"/>
                  <w:sz w:val="18"/>
                  <w:szCs w:val="18"/>
                </w:rPr>
                <w:t>removeMinimum</w:t>
              </w:r>
            </w:ins>
          </w:p>
          <w:p w:rsidR="007548B3" w:rsidRPr="007548B3" w:rsidRDefault="007548B3" w:rsidP="007548B3">
            <w:pPr>
              <w:rPr>
                <w:ins w:id="877" w:author="tcq" w:date="2011-06-17T23:39:00Z"/>
                <w:color w:val="00B0F0"/>
                <w:sz w:val="18"/>
                <w:szCs w:val="18"/>
              </w:rPr>
            </w:pPr>
            <w:ins w:id="878" w:author="tcq" w:date="2011-06-17T23:39:00Z">
              <w:r w:rsidRPr="007548B3">
                <w:rPr>
                  <w:color w:val="00B0F0"/>
                  <w:sz w:val="18"/>
                  <w:szCs w:val="18"/>
                </w:rPr>
                <w:t>maxDegree=1  count=3  roots=d:5:1:0(f:8:0:0 ) c:7:0:0</w:t>
              </w:r>
            </w:ins>
          </w:p>
          <w:p w:rsidR="007548B3" w:rsidRPr="007548B3" w:rsidRDefault="007548B3" w:rsidP="007548B3">
            <w:pPr>
              <w:rPr>
                <w:ins w:id="879" w:author="tcq" w:date="2011-06-17T23:39:00Z"/>
                <w:color w:val="00B0F0"/>
                <w:sz w:val="18"/>
                <w:szCs w:val="18"/>
              </w:rPr>
            </w:pPr>
            <w:ins w:id="880" w:author="tcq" w:date="2011-06-17T23:39:00Z">
              <w:r w:rsidRPr="007548B3">
                <w:rPr>
                  <w:color w:val="00B0F0"/>
                  <w:sz w:val="18"/>
                  <w:szCs w:val="18"/>
                </w:rPr>
                <w:t>min=d:5</w:t>
              </w:r>
            </w:ins>
          </w:p>
          <w:p w:rsidR="007548B3" w:rsidRPr="007548B3" w:rsidRDefault="007548B3" w:rsidP="007548B3">
            <w:pPr>
              <w:rPr>
                <w:ins w:id="881" w:author="tcq" w:date="2011-06-17T23:39:00Z"/>
                <w:color w:val="00B0F0"/>
                <w:sz w:val="18"/>
                <w:szCs w:val="18"/>
              </w:rPr>
            </w:pPr>
            <w:ins w:id="882" w:author="tcq" w:date="2011-06-17T23:39:00Z">
              <w:r w:rsidRPr="007548B3">
                <w:rPr>
                  <w:color w:val="00B0F0"/>
                  <w:sz w:val="18"/>
                  <w:szCs w:val="18"/>
                </w:rPr>
                <w:t>removeMinimum</w:t>
              </w:r>
            </w:ins>
          </w:p>
          <w:p w:rsidR="007548B3" w:rsidRPr="007548B3" w:rsidRDefault="007548B3" w:rsidP="007548B3">
            <w:pPr>
              <w:rPr>
                <w:ins w:id="883" w:author="tcq" w:date="2011-06-17T23:39:00Z"/>
                <w:color w:val="00B0F0"/>
                <w:sz w:val="18"/>
                <w:szCs w:val="18"/>
              </w:rPr>
            </w:pPr>
            <w:ins w:id="884" w:author="tcq" w:date="2011-06-17T23:39:00Z">
              <w:r w:rsidRPr="007548B3">
                <w:rPr>
                  <w:color w:val="00B0F0"/>
                  <w:sz w:val="18"/>
                  <w:szCs w:val="18"/>
                </w:rPr>
                <w:t>maxDegree=1  count=2  roots=c:7:1:0(f:8:0:0 )</w:t>
              </w:r>
            </w:ins>
          </w:p>
          <w:p w:rsidR="007548B3" w:rsidRPr="007548B3" w:rsidRDefault="007548B3" w:rsidP="007548B3">
            <w:pPr>
              <w:rPr>
                <w:ins w:id="885" w:author="tcq" w:date="2011-06-17T23:39:00Z"/>
                <w:color w:val="00B0F0"/>
                <w:sz w:val="18"/>
                <w:szCs w:val="18"/>
              </w:rPr>
            </w:pPr>
            <w:ins w:id="886" w:author="tcq" w:date="2011-06-17T23:39:00Z">
              <w:r w:rsidRPr="007548B3">
                <w:rPr>
                  <w:color w:val="00B0F0"/>
                  <w:sz w:val="18"/>
                  <w:szCs w:val="18"/>
                </w:rPr>
                <w:t>min=c:7</w:t>
              </w:r>
            </w:ins>
          </w:p>
          <w:p w:rsidR="007548B3" w:rsidRPr="007548B3" w:rsidRDefault="007548B3" w:rsidP="007548B3">
            <w:pPr>
              <w:rPr>
                <w:ins w:id="887" w:author="tcq" w:date="2011-06-17T23:39:00Z"/>
                <w:color w:val="00B0F0"/>
                <w:sz w:val="18"/>
                <w:szCs w:val="18"/>
              </w:rPr>
            </w:pPr>
            <w:ins w:id="888" w:author="tcq" w:date="2011-06-17T23:39:00Z">
              <w:r w:rsidRPr="007548B3">
                <w:rPr>
                  <w:color w:val="00B0F0"/>
                  <w:sz w:val="18"/>
                  <w:szCs w:val="18"/>
                </w:rPr>
                <w:t>removeMinimum</w:t>
              </w:r>
            </w:ins>
          </w:p>
          <w:p w:rsidR="007548B3" w:rsidRPr="007548B3" w:rsidRDefault="007548B3" w:rsidP="007548B3">
            <w:pPr>
              <w:rPr>
                <w:ins w:id="889" w:author="tcq" w:date="2011-06-17T23:39:00Z"/>
                <w:color w:val="00B0F0"/>
                <w:sz w:val="18"/>
                <w:szCs w:val="18"/>
              </w:rPr>
            </w:pPr>
            <w:ins w:id="890" w:author="tcq" w:date="2011-06-17T23:39:00Z">
              <w:r w:rsidRPr="007548B3">
                <w:rPr>
                  <w:color w:val="00B0F0"/>
                  <w:sz w:val="18"/>
                  <w:szCs w:val="18"/>
                </w:rPr>
                <w:t>maxDegree=0  count=1  roots=f:8:0:0</w:t>
              </w:r>
            </w:ins>
          </w:p>
          <w:p w:rsidR="007548B3" w:rsidRPr="007548B3" w:rsidRDefault="007548B3" w:rsidP="007548B3">
            <w:pPr>
              <w:rPr>
                <w:ins w:id="891" w:author="tcq" w:date="2011-06-17T23:39:00Z"/>
                <w:color w:val="00B0F0"/>
                <w:sz w:val="18"/>
                <w:szCs w:val="18"/>
              </w:rPr>
            </w:pPr>
            <w:ins w:id="892" w:author="tcq" w:date="2011-06-17T23:39:00Z">
              <w:r w:rsidRPr="007548B3">
                <w:rPr>
                  <w:color w:val="00B0F0"/>
                  <w:sz w:val="18"/>
                  <w:szCs w:val="18"/>
                </w:rPr>
                <w:t>min=f:8</w:t>
              </w:r>
            </w:ins>
          </w:p>
          <w:p w:rsidR="007548B3" w:rsidRPr="007548B3" w:rsidRDefault="007548B3" w:rsidP="007548B3">
            <w:pPr>
              <w:rPr>
                <w:ins w:id="893" w:author="tcq" w:date="2011-06-17T23:39:00Z"/>
                <w:color w:val="00B0F0"/>
                <w:sz w:val="18"/>
                <w:szCs w:val="18"/>
              </w:rPr>
            </w:pPr>
            <w:ins w:id="894" w:author="tcq" w:date="2011-06-17T23:39:00Z">
              <w:r w:rsidRPr="007548B3">
                <w:rPr>
                  <w:color w:val="00B0F0"/>
                  <w:sz w:val="18"/>
                  <w:szCs w:val="18"/>
                </w:rPr>
                <w:t>removeMinimum</w:t>
              </w:r>
            </w:ins>
          </w:p>
          <w:p w:rsidR="007548B3" w:rsidRPr="007548B3" w:rsidRDefault="007548B3" w:rsidP="007548B3">
            <w:pPr>
              <w:rPr>
                <w:ins w:id="895" w:author="tcq" w:date="2011-06-17T23:39:00Z"/>
                <w:color w:val="00B0F0"/>
                <w:sz w:val="18"/>
                <w:szCs w:val="18"/>
              </w:rPr>
            </w:pPr>
            <w:ins w:id="896" w:author="tcq" w:date="2011-06-17T23:39:00Z">
              <w:r w:rsidRPr="007548B3">
                <w:rPr>
                  <w:color w:val="00B0F0"/>
                  <w:sz w:val="18"/>
                  <w:szCs w:val="18"/>
                </w:rPr>
                <w:t>maxDegree=0  count=0  roots=</w:t>
              </w:r>
            </w:ins>
          </w:p>
          <w:p w:rsidR="007548B3" w:rsidRPr="007548B3" w:rsidRDefault="007548B3" w:rsidP="007548B3">
            <w:pPr>
              <w:rPr>
                <w:ins w:id="897" w:author="tcq" w:date="2011-06-17T23:39:00Z"/>
                <w:color w:val="00B0F0"/>
                <w:sz w:val="18"/>
                <w:szCs w:val="18"/>
              </w:rPr>
            </w:pPr>
          </w:p>
          <w:p w:rsidR="007548B3" w:rsidRPr="007548B3" w:rsidRDefault="007548B3" w:rsidP="007548B3">
            <w:pPr>
              <w:rPr>
                <w:ins w:id="898" w:author="tcq" w:date="2011-06-17T23:39:00Z"/>
                <w:color w:val="00B0F0"/>
                <w:sz w:val="18"/>
                <w:szCs w:val="18"/>
              </w:rPr>
            </w:pPr>
          </w:p>
          <w:p w:rsidR="007548B3" w:rsidRPr="007548B3" w:rsidRDefault="007548B3" w:rsidP="007548B3">
            <w:pPr>
              <w:rPr>
                <w:ins w:id="899" w:author="tcq" w:date="2011-06-17T23:39:00Z"/>
                <w:color w:val="00B0F0"/>
                <w:sz w:val="18"/>
                <w:szCs w:val="18"/>
              </w:rPr>
            </w:pPr>
            <w:ins w:id="900" w:author="tcq" w:date="2011-06-17T23:39:00Z">
              <w:r w:rsidRPr="007548B3">
                <w:rPr>
                  <w:color w:val="00B0F0"/>
                  <w:sz w:val="18"/>
                  <w:szCs w:val="18"/>
                </w:rPr>
                <w:t>insert a:400</w:t>
              </w:r>
            </w:ins>
          </w:p>
          <w:p w:rsidR="007548B3" w:rsidRPr="007548B3" w:rsidRDefault="007548B3" w:rsidP="007548B3">
            <w:pPr>
              <w:rPr>
                <w:ins w:id="901" w:author="tcq" w:date="2011-06-17T23:39:00Z"/>
                <w:color w:val="00B0F0"/>
                <w:sz w:val="18"/>
                <w:szCs w:val="18"/>
              </w:rPr>
            </w:pPr>
            <w:ins w:id="902" w:author="tcq" w:date="2011-06-17T23:39:00Z">
              <w:r w:rsidRPr="007548B3">
                <w:rPr>
                  <w:color w:val="00B0F0"/>
                  <w:sz w:val="18"/>
                  <w:szCs w:val="18"/>
                </w:rPr>
                <w:t>insert b:200</w:t>
              </w:r>
            </w:ins>
          </w:p>
          <w:p w:rsidR="007548B3" w:rsidRPr="007548B3" w:rsidRDefault="007548B3" w:rsidP="007548B3">
            <w:pPr>
              <w:rPr>
                <w:ins w:id="903" w:author="tcq" w:date="2011-06-17T23:39:00Z"/>
                <w:color w:val="00B0F0"/>
                <w:sz w:val="18"/>
                <w:szCs w:val="18"/>
              </w:rPr>
            </w:pPr>
            <w:ins w:id="904" w:author="tcq" w:date="2011-06-17T23:39:00Z">
              <w:r w:rsidRPr="007548B3">
                <w:rPr>
                  <w:color w:val="00B0F0"/>
                  <w:sz w:val="18"/>
                  <w:szCs w:val="18"/>
                </w:rPr>
                <w:t>insert c:70</w:t>
              </w:r>
            </w:ins>
          </w:p>
          <w:p w:rsidR="007548B3" w:rsidRPr="007548B3" w:rsidRDefault="007548B3" w:rsidP="007548B3">
            <w:pPr>
              <w:rPr>
                <w:ins w:id="905" w:author="tcq" w:date="2011-06-17T23:39:00Z"/>
                <w:color w:val="00B0F0"/>
                <w:sz w:val="18"/>
                <w:szCs w:val="18"/>
              </w:rPr>
            </w:pPr>
            <w:ins w:id="906" w:author="tcq" w:date="2011-06-17T23:39:00Z">
              <w:r w:rsidRPr="007548B3">
                <w:rPr>
                  <w:color w:val="00B0F0"/>
                  <w:sz w:val="18"/>
                  <w:szCs w:val="18"/>
                </w:rPr>
                <w:t>insert d:50</w:t>
              </w:r>
            </w:ins>
          </w:p>
          <w:p w:rsidR="007548B3" w:rsidRPr="007548B3" w:rsidRDefault="007548B3" w:rsidP="007548B3">
            <w:pPr>
              <w:rPr>
                <w:ins w:id="907" w:author="tcq" w:date="2011-06-17T23:39:00Z"/>
                <w:color w:val="00B0F0"/>
                <w:sz w:val="18"/>
                <w:szCs w:val="18"/>
              </w:rPr>
            </w:pPr>
            <w:ins w:id="908" w:author="tcq" w:date="2011-06-17T23:39:00Z">
              <w:r w:rsidRPr="007548B3">
                <w:rPr>
                  <w:color w:val="00B0F0"/>
                  <w:sz w:val="18"/>
                  <w:szCs w:val="18"/>
                </w:rPr>
                <w:t>insert e:10</w:t>
              </w:r>
            </w:ins>
          </w:p>
          <w:p w:rsidR="007548B3" w:rsidRPr="007548B3" w:rsidRDefault="007548B3" w:rsidP="007548B3">
            <w:pPr>
              <w:rPr>
                <w:ins w:id="909" w:author="tcq" w:date="2011-06-17T23:39:00Z"/>
                <w:color w:val="00B0F0"/>
                <w:sz w:val="18"/>
                <w:szCs w:val="18"/>
              </w:rPr>
            </w:pPr>
            <w:ins w:id="910" w:author="tcq" w:date="2011-06-17T23:39:00Z">
              <w:r w:rsidRPr="007548B3">
                <w:rPr>
                  <w:color w:val="00B0F0"/>
                  <w:sz w:val="18"/>
                  <w:szCs w:val="18"/>
                </w:rPr>
                <w:t>insert f:80</w:t>
              </w:r>
            </w:ins>
          </w:p>
          <w:p w:rsidR="007548B3" w:rsidRPr="007548B3" w:rsidRDefault="007548B3" w:rsidP="007548B3">
            <w:pPr>
              <w:rPr>
                <w:ins w:id="911" w:author="tcq" w:date="2011-06-17T23:39:00Z"/>
                <w:color w:val="00B0F0"/>
                <w:sz w:val="18"/>
                <w:szCs w:val="18"/>
              </w:rPr>
            </w:pPr>
            <w:ins w:id="912" w:author="tcq" w:date="2011-06-17T23:39:00Z">
              <w:r w:rsidRPr="007548B3">
                <w:rPr>
                  <w:color w:val="00B0F0"/>
                  <w:sz w:val="18"/>
                  <w:szCs w:val="18"/>
                </w:rPr>
                <w:t>maxDegree=0  count=6  roots=e:10:0:0 f:80:0:0 a:400:0:0 b:200:0:0 c:70:0:0 d:50:</w:t>
              </w:r>
            </w:ins>
          </w:p>
          <w:p w:rsidR="007548B3" w:rsidRPr="007548B3" w:rsidRDefault="007548B3" w:rsidP="007548B3">
            <w:pPr>
              <w:rPr>
                <w:ins w:id="913" w:author="tcq" w:date="2011-06-17T23:39:00Z"/>
                <w:color w:val="00B0F0"/>
                <w:sz w:val="18"/>
                <w:szCs w:val="18"/>
              </w:rPr>
            </w:pPr>
            <w:ins w:id="914" w:author="tcq" w:date="2011-06-17T23:39:00Z">
              <w:r w:rsidRPr="007548B3">
                <w:rPr>
                  <w:color w:val="00B0F0"/>
                  <w:sz w:val="18"/>
                  <w:szCs w:val="18"/>
                </w:rPr>
                <w:t>0:0</w:t>
              </w:r>
            </w:ins>
          </w:p>
          <w:p w:rsidR="007548B3" w:rsidRPr="007548B3" w:rsidRDefault="007548B3" w:rsidP="007548B3">
            <w:pPr>
              <w:rPr>
                <w:ins w:id="915" w:author="tcq" w:date="2011-06-17T23:39:00Z"/>
                <w:color w:val="00B0F0"/>
                <w:sz w:val="18"/>
                <w:szCs w:val="18"/>
              </w:rPr>
            </w:pPr>
            <w:ins w:id="916" w:author="tcq" w:date="2011-06-17T23:39:00Z">
              <w:r w:rsidRPr="007548B3">
                <w:rPr>
                  <w:color w:val="00B0F0"/>
                  <w:sz w:val="18"/>
                  <w:szCs w:val="18"/>
                </w:rPr>
                <w:t>min=e:10</w:t>
              </w:r>
            </w:ins>
          </w:p>
          <w:p w:rsidR="007548B3" w:rsidRPr="007548B3" w:rsidRDefault="007548B3" w:rsidP="007548B3">
            <w:pPr>
              <w:rPr>
                <w:ins w:id="917" w:author="tcq" w:date="2011-06-17T23:39:00Z"/>
                <w:color w:val="00B0F0"/>
                <w:sz w:val="18"/>
                <w:szCs w:val="18"/>
              </w:rPr>
            </w:pPr>
            <w:ins w:id="918" w:author="tcq" w:date="2011-06-17T23:39:00Z">
              <w:r w:rsidRPr="007548B3">
                <w:rPr>
                  <w:color w:val="00B0F0"/>
                  <w:sz w:val="18"/>
                  <w:szCs w:val="18"/>
                </w:rPr>
                <w:t>removeMinimum</w:t>
              </w:r>
            </w:ins>
          </w:p>
          <w:p w:rsidR="007548B3" w:rsidRPr="007548B3" w:rsidRDefault="007548B3" w:rsidP="007548B3">
            <w:pPr>
              <w:rPr>
                <w:ins w:id="919" w:author="tcq" w:date="2011-06-17T23:39:00Z"/>
                <w:color w:val="00B0F0"/>
                <w:sz w:val="18"/>
                <w:szCs w:val="18"/>
              </w:rPr>
            </w:pPr>
            <w:ins w:id="920" w:author="tcq" w:date="2011-06-17T23:39:00Z">
              <w:r w:rsidRPr="007548B3">
                <w:rPr>
                  <w:color w:val="00B0F0"/>
                  <w:sz w:val="18"/>
                  <w:szCs w:val="18"/>
                </w:rPr>
                <w:t>min=d:50</w:t>
              </w:r>
            </w:ins>
          </w:p>
          <w:p w:rsidR="007548B3" w:rsidRPr="007548B3" w:rsidRDefault="007548B3" w:rsidP="007548B3">
            <w:pPr>
              <w:rPr>
                <w:ins w:id="921" w:author="tcq" w:date="2011-06-17T23:39:00Z"/>
                <w:color w:val="00B0F0"/>
                <w:sz w:val="18"/>
                <w:szCs w:val="18"/>
              </w:rPr>
            </w:pPr>
            <w:ins w:id="922" w:author="tcq" w:date="2011-06-17T23:39:00Z">
              <w:r w:rsidRPr="007548B3">
                <w:rPr>
                  <w:color w:val="00B0F0"/>
                  <w:sz w:val="18"/>
                  <w:szCs w:val="18"/>
                </w:rPr>
                <w:t>maxDegree=2  count=5  roots=d:50:0:0 c:70:2:0(b:200:0:0 f:80:1:0(a:400:0:0 ) )</w:t>
              </w:r>
            </w:ins>
          </w:p>
          <w:p w:rsidR="007548B3" w:rsidRPr="007548B3" w:rsidRDefault="007548B3" w:rsidP="007548B3">
            <w:pPr>
              <w:rPr>
                <w:ins w:id="923" w:author="tcq" w:date="2011-06-17T23:39:00Z"/>
                <w:color w:val="00B0F0"/>
                <w:sz w:val="18"/>
                <w:szCs w:val="18"/>
              </w:rPr>
            </w:pPr>
            <w:ins w:id="924" w:author="tcq" w:date="2011-06-17T23:39:00Z">
              <w:r w:rsidRPr="007548B3">
                <w:rPr>
                  <w:color w:val="00B0F0"/>
                  <w:sz w:val="18"/>
                  <w:szCs w:val="18"/>
                </w:rPr>
                <w:t>decrease key of a:400 to 40</w:t>
              </w:r>
            </w:ins>
          </w:p>
          <w:p w:rsidR="007548B3" w:rsidRPr="007548B3" w:rsidRDefault="007548B3" w:rsidP="007548B3">
            <w:pPr>
              <w:rPr>
                <w:ins w:id="925" w:author="tcq" w:date="2011-06-17T23:39:00Z"/>
                <w:color w:val="00B0F0"/>
                <w:sz w:val="18"/>
                <w:szCs w:val="18"/>
              </w:rPr>
            </w:pPr>
            <w:ins w:id="926" w:author="tcq" w:date="2011-06-17T23:39:00Z">
              <w:r w:rsidRPr="007548B3">
                <w:rPr>
                  <w:color w:val="00B0F0"/>
                  <w:sz w:val="18"/>
                  <w:szCs w:val="18"/>
                </w:rPr>
                <w:t>min=a:40</w:t>
              </w:r>
            </w:ins>
          </w:p>
          <w:p w:rsidR="007548B3" w:rsidRPr="007548B3" w:rsidRDefault="007548B3" w:rsidP="007548B3">
            <w:pPr>
              <w:rPr>
                <w:ins w:id="927" w:author="tcq" w:date="2011-06-17T23:39:00Z"/>
                <w:color w:val="00B0F0"/>
                <w:sz w:val="18"/>
                <w:szCs w:val="18"/>
              </w:rPr>
            </w:pPr>
            <w:ins w:id="928" w:author="tcq" w:date="2011-06-17T23:39:00Z">
              <w:r w:rsidRPr="007548B3">
                <w:rPr>
                  <w:color w:val="00B0F0"/>
                  <w:sz w:val="18"/>
                  <w:szCs w:val="18"/>
                </w:rPr>
                <w:t>maxDegree=2  count=5  roots=a:40:0:0 c:70:2:0(b:200:0:0 f:80:0:1 ) d:50:0:0</w:t>
              </w:r>
            </w:ins>
          </w:p>
          <w:p w:rsidR="007548B3" w:rsidRPr="007548B3" w:rsidRDefault="007548B3" w:rsidP="007548B3">
            <w:pPr>
              <w:rPr>
                <w:ins w:id="929" w:author="tcq" w:date="2011-06-17T23:39:00Z"/>
                <w:color w:val="00B0F0"/>
                <w:sz w:val="18"/>
                <w:szCs w:val="18"/>
              </w:rPr>
            </w:pPr>
            <w:ins w:id="930" w:author="tcq" w:date="2011-06-17T23:39:00Z">
              <w:r w:rsidRPr="007548B3">
                <w:rPr>
                  <w:color w:val="00B0F0"/>
                  <w:sz w:val="18"/>
                  <w:szCs w:val="18"/>
                </w:rPr>
                <w:t>decrease key of b:200 to 20</w:t>
              </w:r>
            </w:ins>
          </w:p>
          <w:p w:rsidR="007548B3" w:rsidRPr="007548B3" w:rsidRDefault="007548B3" w:rsidP="007548B3">
            <w:pPr>
              <w:rPr>
                <w:ins w:id="931" w:author="tcq" w:date="2011-06-17T23:39:00Z"/>
                <w:color w:val="00B0F0"/>
                <w:sz w:val="18"/>
                <w:szCs w:val="18"/>
              </w:rPr>
            </w:pPr>
            <w:ins w:id="932" w:author="tcq" w:date="2011-06-17T23:39:00Z">
              <w:r w:rsidRPr="007548B3">
                <w:rPr>
                  <w:color w:val="00B0F0"/>
                  <w:sz w:val="18"/>
                  <w:szCs w:val="18"/>
                </w:rPr>
                <w:t>min=b:20</w:t>
              </w:r>
            </w:ins>
          </w:p>
          <w:p w:rsidR="007548B3" w:rsidRPr="007548B3" w:rsidRDefault="007548B3" w:rsidP="007548B3">
            <w:pPr>
              <w:rPr>
                <w:ins w:id="933" w:author="tcq" w:date="2011-06-17T23:39:00Z"/>
                <w:color w:val="00B0F0"/>
                <w:sz w:val="18"/>
                <w:szCs w:val="18"/>
              </w:rPr>
            </w:pPr>
            <w:ins w:id="934" w:author="tcq" w:date="2011-06-17T23:39:00Z">
              <w:r w:rsidRPr="007548B3">
                <w:rPr>
                  <w:color w:val="00B0F0"/>
                  <w:sz w:val="18"/>
                  <w:szCs w:val="18"/>
                </w:rPr>
                <w:t>maxDegree=2  count=5  roots=b:20:0:0 c:70:1:0(f:80:0:1 ) d:50:0:0 a:40:0:0</w:t>
              </w:r>
            </w:ins>
          </w:p>
          <w:p w:rsidR="007548B3" w:rsidRPr="007548B3" w:rsidRDefault="007548B3" w:rsidP="007548B3">
            <w:pPr>
              <w:rPr>
                <w:ins w:id="935" w:author="tcq" w:date="2011-06-17T23:39:00Z"/>
                <w:color w:val="00B0F0"/>
                <w:sz w:val="18"/>
                <w:szCs w:val="18"/>
              </w:rPr>
            </w:pPr>
            <w:ins w:id="936" w:author="tcq" w:date="2011-06-17T23:39:00Z">
              <w:r w:rsidRPr="007548B3">
                <w:rPr>
                  <w:color w:val="00B0F0"/>
                  <w:sz w:val="18"/>
                  <w:szCs w:val="18"/>
                </w:rPr>
                <w:t>decrease key of c:70 to 7</w:t>
              </w:r>
            </w:ins>
          </w:p>
          <w:p w:rsidR="007548B3" w:rsidRPr="007548B3" w:rsidRDefault="007548B3" w:rsidP="007548B3">
            <w:pPr>
              <w:rPr>
                <w:ins w:id="937" w:author="tcq" w:date="2011-06-17T23:39:00Z"/>
                <w:color w:val="00B0F0"/>
                <w:sz w:val="18"/>
                <w:szCs w:val="18"/>
              </w:rPr>
            </w:pPr>
            <w:ins w:id="938" w:author="tcq" w:date="2011-06-17T23:39:00Z">
              <w:r w:rsidRPr="007548B3">
                <w:rPr>
                  <w:color w:val="00B0F0"/>
                  <w:sz w:val="18"/>
                  <w:szCs w:val="18"/>
                </w:rPr>
                <w:t>min=c:7</w:t>
              </w:r>
            </w:ins>
          </w:p>
          <w:p w:rsidR="007548B3" w:rsidRPr="007548B3" w:rsidRDefault="007548B3" w:rsidP="007548B3">
            <w:pPr>
              <w:rPr>
                <w:ins w:id="939" w:author="tcq" w:date="2011-06-17T23:39:00Z"/>
                <w:color w:val="00B0F0"/>
                <w:sz w:val="18"/>
                <w:szCs w:val="18"/>
              </w:rPr>
            </w:pPr>
            <w:ins w:id="940" w:author="tcq" w:date="2011-06-17T23:39:00Z">
              <w:r w:rsidRPr="007548B3">
                <w:rPr>
                  <w:color w:val="00B0F0"/>
                  <w:sz w:val="18"/>
                  <w:szCs w:val="18"/>
                </w:rPr>
                <w:t>maxDegree=2  count=5  roots=c:7:1:0(f:80:0:1 ) d:50:0:0 a:40:0:0 b:20:0:0</w:t>
              </w:r>
            </w:ins>
          </w:p>
          <w:p w:rsidR="007548B3" w:rsidRPr="007548B3" w:rsidRDefault="007548B3" w:rsidP="007548B3">
            <w:pPr>
              <w:rPr>
                <w:ins w:id="941" w:author="tcq" w:date="2011-06-17T23:39:00Z"/>
                <w:color w:val="00B0F0"/>
                <w:sz w:val="18"/>
                <w:szCs w:val="18"/>
              </w:rPr>
            </w:pPr>
            <w:ins w:id="942" w:author="tcq" w:date="2011-06-17T23:39:00Z">
              <w:r w:rsidRPr="007548B3">
                <w:rPr>
                  <w:color w:val="00B0F0"/>
                  <w:sz w:val="18"/>
                  <w:szCs w:val="18"/>
                </w:rPr>
                <w:t>decrease key of d:50 to 5</w:t>
              </w:r>
            </w:ins>
          </w:p>
          <w:p w:rsidR="007548B3" w:rsidRPr="007548B3" w:rsidRDefault="007548B3" w:rsidP="007548B3">
            <w:pPr>
              <w:rPr>
                <w:ins w:id="943" w:author="tcq" w:date="2011-06-17T23:39:00Z"/>
                <w:color w:val="00B0F0"/>
                <w:sz w:val="18"/>
                <w:szCs w:val="18"/>
              </w:rPr>
            </w:pPr>
            <w:ins w:id="944" w:author="tcq" w:date="2011-06-17T23:39:00Z">
              <w:r w:rsidRPr="007548B3">
                <w:rPr>
                  <w:color w:val="00B0F0"/>
                  <w:sz w:val="18"/>
                  <w:szCs w:val="18"/>
                </w:rPr>
                <w:t>min=d:5</w:t>
              </w:r>
            </w:ins>
          </w:p>
          <w:p w:rsidR="007548B3" w:rsidRPr="007548B3" w:rsidRDefault="007548B3" w:rsidP="007548B3">
            <w:pPr>
              <w:rPr>
                <w:ins w:id="945" w:author="tcq" w:date="2011-06-17T23:39:00Z"/>
                <w:color w:val="00B0F0"/>
                <w:sz w:val="18"/>
                <w:szCs w:val="18"/>
              </w:rPr>
            </w:pPr>
            <w:ins w:id="946" w:author="tcq" w:date="2011-06-17T23:39:00Z">
              <w:r w:rsidRPr="007548B3">
                <w:rPr>
                  <w:color w:val="00B0F0"/>
                  <w:sz w:val="18"/>
                  <w:szCs w:val="18"/>
                </w:rPr>
                <w:t>maxDegree=2  count=5  roots=d:5:0:0 a:40:0:0 b:20:0:0 c:7:1:0(f:80:0:1 )</w:t>
              </w:r>
            </w:ins>
          </w:p>
          <w:p w:rsidR="007548B3" w:rsidRPr="007548B3" w:rsidRDefault="007548B3" w:rsidP="007548B3">
            <w:pPr>
              <w:rPr>
                <w:ins w:id="947" w:author="tcq" w:date="2011-06-17T23:39:00Z"/>
                <w:color w:val="00B0F0"/>
                <w:sz w:val="18"/>
                <w:szCs w:val="18"/>
              </w:rPr>
            </w:pPr>
            <w:ins w:id="948" w:author="tcq" w:date="2011-06-17T23:39:00Z">
              <w:r w:rsidRPr="007548B3">
                <w:rPr>
                  <w:color w:val="00B0F0"/>
                  <w:sz w:val="18"/>
                  <w:szCs w:val="18"/>
                </w:rPr>
                <w:t>decrease key of f:80 to 8</w:t>
              </w:r>
            </w:ins>
          </w:p>
          <w:p w:rsidR="007548B3" w:rsidRPr="007548B3" w:rsidRDefault="007548B3" w:rsidP="007548B3">
            <w:pPr>
              <w:rPr>
                <w:ins w:id="949" w:author="tcq" w:date="2011-06-17T23:39:00Z"/>
                <w:color w:val="00B0F0"/>
                <w:sz w:val="18"/>
                <w:szCs w:val="18"/>
              </w:rPr>
            </w:pPr>
            <w:ins w:id="950" w:author="tcq" w:date="2011-06-17T23:39:00Z">
              <w:r w:rsidRPr="007548B3">
                <w:rPr>
                  <w:color w:val="00B0F0"/>
                  <w:sz w:val="18"/>
                  <w:szCs w:val="18"/>
                </w:rPr>
                <w:t>min=d:5</w:t>
              </w:r>
            </w:ins>
          </w:p>
          <w:p w:rsidR="007548B3" w:rsidRPr="007548B3" w:rsidRDefault="007548B3" w:rsidP="007548B3">
            <w:pPr>
              <w:rPr>
                <w:ins w:id="951" w:author="tcq" w:date="2011-06-17T23:39:00Z"/>
                <w:color w:val="00B0F0"/>
                <w:sz w:val="18"/>
                <w:szCs w:val="18"/>
              </w:rPr>
            </w:pPr>
            <w:ins w:id="952" w:author="tcq" w:date="2011-06-17T23:39:00Z">
              <w:r w:rsidRPr="007548B3">
                <w:rPr>
                  <w:color w:val="00B0F0"/>
                  <w:sz w:val="18"/>
                  <w:szCs w:val="18"/>
                </w:rPr>
                <w:t>maxDegree=2  count=5  roots=d:5:0:0 a:40:0:0 b:20:0:0 c:7:1:0(f:8:0:1 )</w:t>
              </w:r>
            </w:ins>
          </w:p>
          <w:p w:rsidR="007548B3" w:rsidRPr="007548B3" w:rsidRDefault="007548B3" w:rsidP="007548B3">
            <w:pPr>
              <w:rPr>
                <w:ins w:id="953" w:author="tcq" w:date="2011-06-17T23:39:00Z"/>
                <w:color w:val="00B0F0"/>
                <w:sz w:val="18"/>
                <w:szCs w:val="18"/>
              </w:rPr>
            </w:pPr>
          </w:p>
          <w:p w:rsidR="007548B3" w:rsidRPr="007548B3" w:rsidRDefault="007548B3" w:rsidP="007548B3">
            <w:pPr>
              <w:rPr>
                <w:ins w:id="954" w:author="tcq" w:date="2011-06-17T23:39:00Z"/>
                <w:color w:val="00B0F0"/>
                <w:sz w:val="18"/>
                <w:szCs w:val="18"/>
              </w:rPr>
            </w:pPr>
          </w:p>
          <w:p w:rsidR="007548B3" w:rsidRPr="007548B3" w:rsidRDefault="007548B3" w:rsidP="007548B3">
            <w:pPr>
              <w:rPr>
                <w:ins w:id="955" w:author="tcq" w:date="2011-06-17T23:39:00Z"/>
                <w:color w:val="00B0F0"/>
                <w:sz w:val="18"/>
                <w:szCs w:val="18"/>
              </w:rPr>
            </w:pPr>
            <w:ins w:id="956" w:author="tcq" w:date="2011-06-17T23:39:00Z">
              <w:r w:rsidRPr="007548B3">
                <w:rPr>
                  <w:color w:val="00B0F0"/>
                  <w:sz w:val="18"/>
                  <w:szCs w:val="18"/>
                </w:rPr>
                <w:t>insert AA:4</w:t>
              </w:r>
            </w:ins>
          </w:p>
          <w:p w:rsidR="007548B3" w:rsidRPr="007548B3" w:rsidRDefault="007548B3" w:rsidP="007548B3">
            <w:pPr>
              <w:rPr>
                <w:ins w:id="957" w:author="tcq" w:date="2011-06-17T23:39:00Z"/>
                <w:color w:val="00B0F0"/>
                <w:sz w:val="18"/>
                <w:szCs w:val="18"/>
              </w:rPr>
            </w:pPr>
            <w:ins w:id="958" w:author="tcq" w:date="2011-06-17T23:39:00Z">
              <w:r w:rsidRPr="007548B3">
                <w:rPr>
                  <w:color w:val="00B0F0"/>
                  <w:sz w:val="18"/>
                  <w:szCs w:val="18"/>
                </w:rPr>
                <w:t>insert BB:2</w:t>
              </w:r>
            </w:ins>
          </w:p>
          <w:p w:rsidR="007548B3" w:rsidRPr="007548B3" w:rsidRDefault="007548B3" w:rsidP="007548B3">
            <w:pPr>
              <w:rPr>
                <w:ins w:id="959" w:author="tcq" w:date="2011-06-17T23:39:00Z"/>
                <w:color w:val="00B0F0"/>
                <w:sz w:val="18"/>
                <w:szCs w:val="18"/>
              </w:rPr>
            </w:pPr>
            <w:ins w:id="960" w:author="tcq" w:date="2011-06-17T23:39:00Z">
              <w:r w:rsidRPr="007548B3">
                <w:rPr>
                  <w:color w:val="00B0F0"/>
                  <w:sz w:val="18"/>
                  <w:szCs w:val="18"/>
                </w:rPr>
                <w:t>insert CC:7</w:t>
              </w:r>
            </w:ins>
          </w:p>
          <w:p w:rsidR="007548B3" w:rsidRPr="007548B3" w:rsidRDefault="007548B3" w:rsidP="007548B3">
            <w:pPr>
              <w:rPr>
                <w:ins w:id="961" w:author="tcq" w:date="2011-06-17T23:39:00Z"/>
                <w:color w:val="00B0F0"/>
                <w:sz w:val="18"/>
                <w:szCs w:val="18"/>
              </w:rPr>
            </w:pPr>
            <w:ins w:id="962" w:author="tcq" w:date="2011-06-17T23:39:00Z">
              <w:r w:rsidRPr="007548B3">
                <w:rPr>
                  <w:color w:val="00B0F0"/>
                  <w:sz w:val="18"/>
                  <w:szCs w:val="18"/>
                </w:rPr>
                <w:t>insert DD:5</w:t>
              </w:r>
            </w:ins>
          </w:p>
          <w:p w:rsidR="007548B3" w:rsidRPr="007548B3" w:rsidRDefault="007548B3" w:rsidP="007548B3">
            <w:pPr>
              <w:rPr>
                <w:ins w:id="963" w:author="tcq" w:date="2011-06-17T23:39:00Z"/>
                <w:color w:val="00B0F0"/>
                <w:sz w:val="18"/>
                <w:szCs w:val="18"/>
              </w:rPr>
            </w:pPr>
            <w:ins w:id="964" w:author="tcq" w:date="2011-06-17T23:39:00Z">
              <w:r w:rsidRPr="007548B3">
                <w:rPr>
                  <w:color w:val="00B0F0"/>
                  <w:sz w:val="18"/>
                  <w:szCs w:val="18"/>
                </w:rPr>
                <w:t>insert EE:1</w:t>
              </w:r>
            </w:ins>
          </w:p>
          <w:p w:rsidR="007548B3" w:rsidRPr="007548B3" w:rsidRDefault="007548B3" w:rsidP="007548B3">
            <w:pPr>
              <w:rPr>
                <w:ins w:id="965" w:author="tcq" w:date="2011-06-17T23:39:00Z"/>
                <w:color w:val="00B0F0"/>
                <w:sz w:val="18"/>
                <w:szCs w:val="18"/>
              </w:rPr>
            </w:pPr>
            <w:ins w:id="966" w:author="tcq" w:date="2011-06-17T23:39:00Z">
              <w:r w:rsidRPr="007548B3">
                <w:rPr>
                  <w:color w:val="00B0F0"/>
                  <w:sz w:val="18"/>
                  <w:szCs w:val="18"/>
                </w:rPr>
                <w:t>insert FF:8</w:t>
              </w:r>
            </w:ins>
          </w:p>
          <w:p w:rsidR="007548B3" w:rsidRPr="007548B3" w:rsidRDefault="007548B3" w:rsidP="007548B3">
            <w:pPr>
              <w:rPr>
                <w:ins w:id="967" w:author="tcq" w:date="2011-06-17T23:39:00Z"/>
                <w:color w:val="00B0F0"/>
                <w:sz w:val="18"/>
                <w:szCs w:val="18"/>
              </w:rPr>
            </w:pPr>
            <w:ins w:id="968" w:author="tcq" w:date="2011-06-17T23:39:00Z">
              <w:r w:rsidRPr="007548B3">
                <w:rPr>
                  <w:color w:val="00B0F0"/>
                  <w:sz w:val="18"/>
                  <w:szCs w:val="18"/>
                </w:rPr>
                <w:t>maxDegree=2  count=11  roots=EE:1:0:0 FF:8:0:0 DD:5:0:0 CC:7:0:0 a:40:0:0 b:20:0</w:t>
              </w:r>
            </w:ins>
          </w:p>
          <w:p w:rsidR="007548B3" w:rsidRPr="007548B3" w:rsidRDefault="007548B3" w:rsidP="007548B3">
            <w:pPr>
              <w:rPr>
                <w:ins w:id="969" w:author="tcq" w:date="2011-06-17T23:39:00Z"/>
                <w:color w:val="00B0F0"/>
                <w:sz w:val="18"/>
                <w:szCs w:val="18"/>
              </w:rPr>
            </w:pPr>
            <w:ins w:id="970" w:author="tcq" w:date="2011-06-17T23:39:00Z">
              <w:r w:rsidRPr="007548B3">
                <w:rPr>
                  <w:color w:val="00B0F0"/>
                  <w:sz w:val="18"/>
                  <w:szCs w:val="18"/>
                </w:rPr>
                <w:t>:0 c:7:1:0(f:8:0:1 ) d:5:0:0 AA:4:0:0 BB:2:0:0</w:t>
              </w:r>
            </w:ins>
          </w:p>
          <w:p w:rsidR="007548B3" w:rsidRPr="007548B3" w:rsidRDefault="007548B3" w:rsidP="007548B3">
            <w:pPr>
              <w:rPr>
                <w:ins w:id="971" w:author="tcq" w:date="2011-06-17T23:39:00Z"/>
                <w:color w:val="00B0F0"/>
                <w:sz w:val="18"/>
                <w:szCs w:val="18"/>
              </w:rPr>
            </w:pPr>
            <w:ins w:id="972" w:author="tcq" w:date="2011-06-17T23:39:00Z">
              <w:r w:rsidRPr="007548B3">
                <w:rPr>
                  <w:color w:val="00B0F0"/>
                  <w:sz w:val="18"/>
                  <w:szCs w:val="18"/>
                </w:rPr>
                <w:t>min=EE:1</w:t>
              </w:r>
            </w:ins>
          </w:p>
          <w:p w:rsidR="007548B3" w:rsidRPr="007548B3" w:rsidRDefault="007548B3" w:rsidP="007548B3">
            <w:pPr>
              <w:rPr>
                <w:ins w:id="973" w:author="tcq" w:date="2011-06-17T23:39:00Z"/>
                <w:color w:val="00B0F0"/>
                <w:sz w:val="18"/>
                <w:szCs w:val="18"/>
              </w:rPr>
            </w:pPr>
            <w:ins w:id="974" w:author="tcq" w:date="2011-06-17T23:39:00Z">
              <w:r w:rsidRPr="007548B3">
                <w:rPr>
                  <w:color w:val="00B0F0"/>
                  <w:sz w:val="18"/>
                  <w:szCs w:val="18"/>
                </w:rPr>
                <w:t>removeMinimum</w:t>
              </w:r>
            </w:ins>
          </w:p>
          <w:p w:rsidR="007548B3" w:rsidRPr="007548B3" w:rsidRDefault="007548B3" w:rsidP="007548B3">
            <w:pPr>
              <w:rPr>
                <w:ins w:id="975" w:author="tcq" w:date="2011-06-17T23:39:00Z"/>
                <w:color w:val="00B0F0"/>
                <w:sz w:val="18"/>
                <w:szCs w:val="18"/>
              </w:rPr>
            </w:pPr>
            <w:ins w:id="976" w:author="tcq" w:date="2011-06-17T23:39:00Z">
              <w:r w:rsidRPr="007548B3">
                <w:rPr>
                  <w:color w:val="00B0F0"/>
                  <w:sz w:val="18"/>
                  <w:szCs w:val="18"/>
                </w:rPr>
                <w:t>maxDegree=3  count=10  roots=BB:2:1:0(AA:4:0:0 ) d:5:3:0(b:20:0:0 DD:5:2:0(FF:8:</w:t>
              </w:r>
            </w:ins>
          </w:p>
          <w:p w:rsidR="007548B3" w:rsidRPr="007548B3" w:rsidRDefault="007548B3" w:rsidP="007548B3">
            <w:pPr>
              <w:rPr>
                <w:ins w:id="977" w:author="tcq" w:date="2011-06-17T23:39:00Z"/>
                <w:color w:val="00B0F0"/>
                <w:sz w:val="18"/>
                <w:szCs w:val="18"/>
              </w:rPr>
            </w:pPr>
            <w:ins w:id="978" w:author="tcq" w:date="2011-06-17T23:39:00Z">
              <w:r w:rsidRPr="007548B3">
                <w:rPr>
                  <w:color w:val="00B0F0"/>
                  <w:sz w:val="18"/>
                  <w:szCs w:val="18"/>
                </w:rPr>
                <w:t>0:0 CC:7:1:0(a:40:0:0 ) ) c:7:1:0(f:8:0:1 ) )</w:t>
              </w:r>
            </w:ins>
          </w:p>
          <w:p w:rsidR="007548B3" w:rsidRPr="007548B3" w:rsidRDefault="007548B3" w:rsidP="007548B3">
            <w:pPr>
              <w:rPr>
                <w:ins w:id="979" w:author="tcq" w:date="2011-06-17T23:39:00Z"/>
                <w:color w:val="00B0F0"/>
                <w:sz w:val="18"/>
                <w:szCs w:val="18"/>
              </w:rPr>
            </w:pPr>
            <w:ins w:id="980" w:author="tcq" w:date="2011-06-17T23:39:00Z">
              <w:r w:rsidRPr="007548B3">
                <w:rPr>
                  <w:color w:val="00B0F0"/>
                  <w:sz w:val="18"/>
                  <w:szCs w:val="18"/>
                </w:rPr>
                <w:t>min=BB:2</w:t>
              </w:r>
            </w:ins>
          </w:p>
          <w:p w:rsidR="007548B3" w:rsidRPr="007548B3" w:rsidRDefault="007548B3" w:rsidP="007548B3">
            <w:pPr>
              <w:rPr>
                <w:ins w:id="981" w:author="tcq" w:date="2011-06-17T23:39:00Z"/>
                <w:color w:val="00B0F0"/>
                <w:sz w:val="18"/>
                <w:szCs w:val="18"/>
              </w:rPr>
            </w:pPr>
            <w:ins w:id="982" w:author="tcq" w:date="2011-06-17T23:39:00Z">
              <w:r w:rsidRPr="007548B3">
                <w:rPr>
                  <w:color w:val="00B0F0"/>
                  <w:sz w:val="18"/>
                  <w:szCs w:val="18"/>
                </w:rPr>
                <w:t>removeMinimum</w:t>
              </w:r>
            </w:ins>
          </w:p>
          <w:p w:rsidR="007548B3" w:rsidRPr="007548B3" w:rsidRDefault="007548B3" w:rsidP="007548B3">
            <w:pPr>
              <w:rPr>
                <w:ins w:id="983" w:author="tcq" w:date="2011-06-17T23:39:00Z"/>
                <w:color w:val="00B0F0"/>
                <w:sz w:val="18"/>
                <w:szCs w:val="18"/>
              </w:rPr>
            </w:pPr>
            <w:ins w:id="984" w:author="tcq" w:date="2011-06-17T23:39:00Z">
              <w:r w:rsidRPr="007548B3">
                <w:rPr>
                  <w:color w:val="00B0F0"/>
                  <w:sz w:val="18"/>
                  <w:szCs w:val="18"/>
                </w:rPr>
                <w:t>maxDegree=3  count=9  roots=AA:4:0:0 d:5:3:0(b:20:0:0 DD:5:2:0(FF:8:0:0 CC:7:1:0</w:t>
              </w:r>
            </w:ins>
          </w:p>
          <w:p w:rsidR="007548B3" w:rsidRPr="007548B3" w:rsidRDefault="007548B3" w:rsidP="007548B3">
            <w:pPr>
              <w:rPr>
                <w:ins w:id="985" w:author="tcq" w:date="2011-06-17T23:39:00Z"/>
                <w:color w:val="00B0F0"/>
                <w:sz w:val="18"/>
                <w:szCs w:val="18"/>
              </w:rPr>
            </w:pPr>
            <w:ins w:id="986" w:author="tcq" w:date="2011-06-17T23:39:00Z">
              <w:r w:rsidRPr="007548B3">
                <w:rPr>
                  <w:color w:val="00B0F0"/>
                  <w:sz w:val="18"/>
                  <w:szCs w:val="18"/>
                </w:rPr>
                <w:t>(a:40:0:0 ) ) c:7:1:0(f:8:0:1 ) )</w:t>
              </w:r>
            </w:ins>
          </w:p>
          <w:p w:rsidR="007548B3" w:rsidRPr="007548B3" w:rsidRDefault="007548B3" w:rsidP="007548B3">
            <w:pPr>
              <w:rPr>
                <w:ins w:id="987" w:author="tcq" w:date="2011-06-17T23:39:00Z"/>
                <w:color w:val="00B0F0"/>
                <w:sz w:val="18"/>
                <w:szCs w:val="18"/>
              </w:rPr>
            </w:pPr>
            <w:ins w:id="988" w:author="tcq" w:date="2011-06-17T23:39:00Z">
              <w:r w:rsidRPr="007548B3">
                <w:rPr>
                  <w:color w:val="00B0F0"/>
                  <w:sz w:val="18"/>
                  <w:szCs w:val="18"/>
                </w:rPr>
                <w:t>min=AA:4</w:t>
              </w:r>
            </w:ins>
          </w:p>
          <w:p w:rsidR="007548B3" w:rsidRPr="007548B3" w:rsidRDefault="007548B3" w:rsidP="007548B3">
            <w:pPr>
              <w:rPr>
                <w:ins w:id="989" w:author="tcq" w:date="2011-06-17T23:39:00Z"/>
                <w:color w:val="00B0F0"/>
                <w:sz w:val="18"/>
                <w:szCs w:val="18"/>
              </w:rPr>
            </w:pPr>
            <w:ins w:id="990" w:author="tcq" w:date="2011-06-17T23:39:00Z">
              <w:r w:rsidRPr="007548B3">
                <w:rPr>
                  <w:color w:val="00B0F0"/>
                  <w:sz w:val="18"/>
                  <w:szCs w:val="18"/>
                </w:rPr>
                <w:t>removeMinimum</w:t>
              </w:r>
            </w:ins>
          </w:p>
          <w:p w:rsidR="007548B3" w:rsidRPr="007548B3" w:rsidRDefault="007548B3" w:rsidP="007548B3">
            <w:pPr>
              <w:rPr>
                <w:ins w:id="991" w:author="tcq" w:date="2011-06-17T23:39:00Z"/>
                <w:color w:val="00B0F0"/>
                <w:sz w:val="18"/>
                <w:szCs w:val="18"/>
              </w:rPr>
            </w:pPr>
            <w:ins w:id="992" w:author="tcq" w:date="2011-06-17T23:39:00Z">
              <w:r w:rsidRPr="007548B3">
                <w:rPr>
                  <w:color w:val="00B0F0"/>
                  <w:sz w:val="18"/>
                  <w:szCs w:val="18"/>
                </w:rPr>
                <w:t>maxDegree=3  count=8  roots=d:5:3:0(b:20:0:0 DD:5:2:0(FF:8:0:0 CC:7:1:0(a:40:0:0</w:t>
              </w:r>
            </w:ins>
          </w:p>
          <w:p w:rsidR="007548B3" w:rsidRPr="007548B3" w:rsidRDefault="007548B3" w:rsidP="007548B3">
            <w:pPr>
              <w:rPr>
                <w:ins w:id="993" w:author="tcq" w:date="2011-06-17T23:39:00Z"/>
                <w:color w:val="00B0F0"/>
                <w:sz w:val="18"/>
                <w:szCs w:val="18"/>
              </w:rPr>
            </w:pPr>
            <w:ins w:id="994" w:author="tcq" w:date="2011-06-17T23:39:00Z">
              <w:r w:rsidRPr="007548B3">
                <w:rPr>
                  <w:color w:val="00B0F0"/>
                  <w:sz w:val="18"/>
                  <w:szCs w:val="18"/>
                </w:rPr>
                <w:t xml:space="preserve"> ) ) c:7:1:0(f:8:0:1 ) )</w:t>
              </w:r>
            </w:ins>
          </w:p>
          <w:p w:rsidR="007548B3" w:rsidRPr="007548B3" w:rsidRDefault="007548B3" w:rsidP="007548B3">
            <w:pPr>
              <w:rPr>
                <w:ins w:id="995" w:author="tcq" w:date="2011-06-17T23:39:00Z"/>
                <w:color w:val="00B0F0"/>
                <w:sz w:val="18"/>
                <w:szCs w:val="18"/>
              </w:rPr>
            </w:pPr>
            <w:ins w:id="996" w:author="tcq" w:date="2011-06-17T23:39:00Z">
              <w:r w:rsidRPr="007548B3">
                <w:rPr>
                  <w:color w:val="00B0F0"/>
                  <w:sz w:val="18"/>
                  <w:szCs w:val="18"/>
                </w:rPr>
                <w:t>min=d:5</w:t>
              </w:r>
            </w:ins>
          </w:p>
          <w:p w:rsidR="007548B3" w:rsidRPr="007548B3" w:rsidRDefault="007548B3" w:rsidP="007548B3">
            <w:pPr>
              <w:rPr>
                <w:ins w:id="997" w:author="tcq" w:date="2011-06-17T23:39:00Z"/>
                <w:color w:val="00B0F0"/>
                <w:sz w:val="18"/>
                <w:szCs w:val="18"/>
              </w:rPr>
            </w:pPr>
            <w:ins w:id="998" w:author="tcq" w:date="2011-06-17T23:39:00Z">
              <w:r w:rsidRPr="007548B3">
                <w:rPr>
                  <w:color w:val="00B0F0"/>
                  <w:sz w:val="18"/>
                  <w:szCs w:val="18"/>
                </w:rPr>
                <w:t>removeMinimum</w:t>
              </w:r>
            </w:ins>
          </w:p>
          <w:p w:rsidR="007548B3" w:rsidRPr="007548B3" w:rsidRDefault="007548B3" w:rsidP="007548B3">
            <w:pPr>
              <w:rPr>
                <w:ins w:id="999" w:author="tcq" w:date="2011-06-17T23:39:00Z"/>
                <w:color w:val="00B0F0"/>
                <w:sz w:val="18"/>
                <w:szCs w:val="18"/>
              </w:rPr>
            </w:pPr>
            <w:ins w:id="1000" w:author="tcq" w:date="2011-06-17T23:39:00Z">
              <w:r w:rsidRPr="007548B3">
                <w:rPr>
                  <w:color w:val="00B0F0"/>
                  <w:sz w:val="18"/>
                  <w:szCs w:val="18"/>
                </w:rPr>
                <w:t>maxDegree=2  count=7  roots=DD:5:2:0(FF:8:0:0 CC:7:1:0(a:40:0:0 ) ) b:20:0:0 c:7</w:t>
              </w:r>
            </w:ins>
          </w:p>
          <w:p w:rsidR="007548B3" w:rsidRPr="007548B3" w:rsidRDefault="007548B3" w:rsidP="007548B3">
            <w:pPr>
              <w:rPr>
                <w:ins w:id="1001" w:author="tcq" w:date="2011-06-17T23:39:00Z"/>
                <w:color w:val="00B0F0"/>
                <w:sz w:val="18"/>
                <w:szCs w:val="18"/>
              </w:rPr>
            </w:pPr>
            <w:ins w:id="1002" w:author="tcq" w:date="2011-06-17T23:39:00Z">
              <w:r w:rsidRPr="007548B3">
                <w:rPr>
                  <w:color w:val="00B0F0"/>
                  <w:sz w:val="18"/>
                  <w:szCs w:val="18"/>
                </w:rPr>
                <w:t>:1:0(f:8:0:1 )</w:t>
              </w:r>
            </w:ins>
          </w:p>
          <w:p w:rsidR="007548B3" w:rsidRPr="007548B3" w:rsidRDefault="007548B3" w:rsidP="007548B3">
            <w:pPr>
              <w:rPr>
                <w:ins w:id="1003" w:author="tcq" w:date="2011-06-17T23:39:00Z"/>
                <w:color w:val="00B0F0"/>
                <w:sz w:val="18"/>
                <w:szCs w:val="18"/>
              </w:rPr>
            </w:pPr>
            <w:ins w:id="1004" w:author="tcq" w:date="2011-06-17T23:39:00Z">
              <w:r w:rsidRPr="007548B3">
                <w:rPr>
                  <w:color w:val="00B0F0"/>
                  <w:sz w:val="18"/>
                  <w:szCs w:val="18"/>
                </w:rPr>
                <w:t>min=DD:5</w:t>
              </w:r>
            </w:ins>
          </w:p>
          <w:p w:rsidR="007548B3" w:rsidRPr="007548B3" w:rsidRDefault="007548B3" w:rsidP="007548B3">
            <w:pPr>
              <w:rPr>
                <w:ins w:id="1005" w:author="tcq" w:date="2011-06-17T23:39:00Z"/>
                <w:color w:val="00B0F0"/>
                <w:sz w:val="18"/>
                <w:szCs w:val="18"/>
              </w:rPr>
            </w:pPr>
            <w:ins w:id="1006" w:author="tcq" w:date="2011-06-17T23:39:00Z">
              <w:r w:rsidRPr="007548B3">
                <w:rPr>
                  <w:color w:val="00B0F0"/>
                  <w:sz w:val="18"/>
                  <w:szCs w:val="18"/>
                </w:rPr>
                <w:t>removeMinimum</w:t>
              </w:r>
            </w:ins>
          </w:p>
          <w:p w:rsidR="007548B3" w:rsidRPr="007548B3" w:rsidRDefault="007548B3" w:rsidP="007548B3">
            <w:pPr>
              <w:rPr>
                <w:ins w:id="1007" w:author="tcq" w:date="2011-06-17T23:39:00Z"/>
                <w:color w:val="00B0F0"/>
                <w:sz w:val="18"/>
                <w:szCs w:val="18"/>
              </w:rPr>
            </w:pPr>
            <w:ins w:id="1008" w:author="tcq" w:date="2011-06-17T23:39:00Z">
              <w:r w:rsidRPr="007548B3">
                <w:rPr>
                  <w:color w:val="00B0F0"/>
                  <w:sz w:val="18"/>
                  <w:szCs w:val="18"/>
                </w:rPr>
                <w:t>maxDegree=2  count=6  roots=c:7:1:0(f:8:0:1 ) CC:7:2:0(a:40:0:0 FF:8:1:0(b:20:0:</w:t>
              </w:r>
            </w:ins>
          </w:p>
          <w:p w:rsidR="007548B3" w:rsidRPr="007548B3" w:rsidRDefault="007548B3" w:rsidP="007548B3">
            <w:pPr>
              <w:rPr>
                <w:ins w:id="1009" w:author="tcq" w:date="2011-06-17T23:39:00Z"/>
                <w:color w:val="00B0F0"/>
                <w:sz w:val="18"/>
                <w:szCs w:val="18"/>
              </w:rPr>
            </w:pPr>
            <w:ins w:id="1010" w:author="tcq" w:date="2011-06-17T23:39:00Z">
              <w:r w:rsidRPr="007548B3">
                <w:rPr>
                  <w:color w:val="00B0F0"/>
                  <w:sz w:val="18"/>
                  <w:szCs w:val="18"/>
                </w:rPr>
                <w:t>0 ) )</w:t>
              </w:r>
            </w:ins>
          </w:p>
          <w:p w:rsidR="007548B3" w:rsidRPr="007548B3" w:rsidRDefault="007548B3" w:rsidP="007548B3">
            <w:pPr>
              <w:rPr>
                <w:ins w:id="1011" w:author="tcq" w:date="2011-06-17T23:39:00Z"/>
                <w:color w:val="00B0F0"/>
                <w:sz w:val="18"/>
                <w:szCs w:val="18"/>
              </w:rPr>
            </w:pPr>
            <w:ins w:id="1012" w:author="tcq" w:date="2011-06-17T23:39:00Z">
              <w:r w:rsidRPr="007548B3">
                <w:rPr>
                  <w:color w:val="00B0F0"/>
                  <w:sz w:val="18"/>
                  <w:szCs w:val="18"/>
                </w:rPr>
                <w:t>min=c:7</w:t>
              </w:r>
            </w:ins>
          </w:p>
          <w:p w:rsidR="007548B3" w:rsidRPr="007548B3" w:rsidRDefault="007548B3" w:rsidP="007548B3">
            <w:pPr>
              <w:rPr>
                <w:ins w:id="1013" w:author="tcq" w:date="2011-06-17T23:39:00Z"/>
                <w:color w:val="00B0F0"/>
                <w:sz w:val="18"/>
                <w:szCs w:val="18"/>
              </w:rPr>
            </w:pPr>
            <w:ins w:id="1014" w:author="tcq" w:date="2011-06-17T23:39:00Z">
              <w:r w:rsidRPr="007548B3">
                <w:rPr>
                  <w:color w:val="00B0F0"/>
                  <w:sz w:val="18"/>
                  <w:szCs w:val="18"/>
                </w:rPr>
                <w:t>removeMinimum</w:t>
              </w:r>
            </w:ins>
          </w:p>
          <w:p w:rsidR="007548B3" w:rsidRPr="007548B3" w:rsidRDefault="007548B3" w:rsidP="007548B3">
            <w:pPr>
              <w:rPr>
                <w:ins w:id="1015" w:author="tcq" w:date="2011-06-17T23:39:00Z"/>
                <w:color w:val="00B0F0"/>
                <w:sz w:val="18"/>
                <w:szCs w:val="18"/>
              </w:rPr>
            </w:pPr>
            <w:ins w:id="1016" w:author="tcq" w:date="2011-06-17T23:39:00Z">
              <w:r w:rsidRPr="007548B3">
                <w:rPr>
                  <w:color w:val="00B0F0"/>
                  <w:sz w:val="18"/>
                  <w:szCs w:val="18"/>
                </w:rPr>
                <w:t>maxDegree=2  count=5  roots=CC:7:2:0(a:40:0:0 FF:8:1:0(b:20:0:0 ) ) f:8:0:1</w:t>
              </w:r>
            </w:ins>
          </w:p>
          <w:p w:rsidR="007548B3" w:rsidRPr="007548B3" w:rsidRDefault="007548B3" w:rsidP="007548B3">
            <w:pPr>
              <w:rPr>
                <w:ins w:id="1017" w:author="tcq" w:date="2011-06-17T23:39:00Z"/>
                <w:color w:val="00B0F0"/>
                <w:sz w:val="18"/>
                <w:szCs w:val="18"/>
              </w:rPr>
            </w:pPr>
            <w:ins w:id="1018" w:author="tcq" w:date="2011-06-17T23:39:00Z">
              <w:r w:rsidRPr="007548B3">
                <w:rPr>
                  <w:color w:val="00B0F0"/>
                  <w:sz w:val="18"/>
                  <w:szCs w:val="18"/>
                </w:rPr>
                <w:t>min=CC:7</w:t>
              </w:r>
            </w:ins>
          </w:p>
          <w:p w:rsidR="007548B3" w:rsidRPr="007548B3" w:rsidRDefault="007548B3" w:rsidP="007548B3">
            <w:pPr>
              <w:rPr>
                <w:ins w:id="1019" w:author="tcq" w:date="2011-06-17T23:39:00Z"/>
                <w:color w:val="00B0F0"/>
                <w:sz w:val="18"/>
                <w:szCs w:val="18"/>
              </w:rPr>
            </w:pPr>
            <w:ins w:id="1020" w:author="tcq" w:date="2011-06-17T23:39:00Z">
              <w:r w:rsidRPr="007548B3">
                <w:rPr>
                  <w:color w:val="00B0F0"/>
                  <w:sz w:val="18"/>
                  <w:szCs w:val="18"/>
                </w:rPr>
                <w:t>removeMinimum</w:t>
              </w:r>
            </w:ins>
          </w:p>
          <w:p w:rsidR="007548B3" w:rsidRPr="007548B3" w:rsidRDefault="007548B3" w:rsidP="007548B3">
            <w:pPr>
              <w:rPr>
                <w:ins w:id="1021" w:author="tcq" w:date="2011-06-17T23:39:00Z"/>
                <w:color w:val="00B0F0"/>
                <w:sz w:val="18"/>
                <w:szCs w:val="18"/>
              </w:rPr>
            </w:pPr>
            <w:ins w:id="1022" w:author="tcq" w:date="2011-06-17T23:39:00Z">
              <w:r w:rsidRPr="007548B3">
                <w:rPr>
                  <w:color w:val="00B0F0"/>
                  <w:sz w:val="18"/>
                  <w:szCs w:val="18"/>
                </w:rPr>
                <w:t>maxDegree=2  count=4  roots=f:8:2:1(a:40:0:0 FF:8:1:0(b:20:0:0 ) )</w:t>
              </w:r>
            </w:ins>
          </w:p>
          <w:p w:rsidR="007548B3" w:rsidRPr="007548B3" w:rsidRDefault="007548B3" w:rsidP="007548B3">
            <w:pPr>
              <w:rPr>
                <w:ins w:id="1023" w:author="tcq" w:date="2011-06-17T23:39:00Z"/>
                <w:color w:val="00B0F0"/>
                <w:sz w:val="18"/>
                <w:szCs w:val="18"/>
              </w:rPr>
            </w:pPr>
            <w:ins w:id="1024" w:author="tcq" w:date="2011-06-17T23:39:00Z">
              <w:r w:rsidRPr="007548B3">
                <w:rPr>
                  <w:color w:val="00B0F0"/>
                  <w:sz w:val="18"/>
                  <w:szCs w:val="18"/>
                </w:rPr>
                <w:t>min=f:8</w:t>
              </w:r>
            </w:ins>
          </w:p>
          <w:p w:rsidR="007548B3" w:rsidRPr="007548B3" w:rsidRDefault="007548B3" w:rsidP="007548B3">
            <w:pPr>
              <w:rPr>
                <w:ins w:id="1025" w:author="tcq" w:date="2011-06-17T23:39:00Z"/>
                <w:color w:val="00B0F0"/>
                <w:sz w:val="18"/>
                <w:szCs w:val="18"/>
              </w:rPr>
            </w:pPr>
            <w:ins w:id="1026" w:author="tcq" w:date="2011-06-17T23:39:00Z">
              <w:r w:rsidRPr="007548B3">
                <w:rPr>
                  <w:color w:val="00B0F0"/>
                  <w:sz w:val="18"/>
                  <w:szCs w:val="18"/>
                </w:rPr>
                <w:t>removeMinimum</w:t>
              </w:r>
            </w:ins>
          </w:p>
          <w:p w:rsidR="007548B3" w:rsidRPr="007548B3" w:rsidRDefault="007548B3" w:rsidP="007548B3">
            <w:pPr>
              <w:rPr>
                <w:ins w:id="1027" w:author="tcq" w:date="2011-06-17T23:39:00Z"/>
                <w:color w:val="00B0F0"/>
                <w:sz w:val="18"/>
                <w:szCs w:val="18"/>
              </w:rPr>
            </w:pPr>
            <w:ins w:id="1028" w:author="tcq" w:date="2011-06-17T23:39:00Z">
              <w:r w:rsidRPr="007548B3">
                <w:rPr>
                  <w:color w:val="00B0F0"/>
                  <w:sz w:val="18"/>
                  <w:szCs w:val="18"/>
                </w:rPr>
                <w:t>maxDegree=1  count=3  roots=FF:8:1:0(b:20:0:0 ) a:40:0:0</w:t>
              </w:r>
            </w:ins>
          </w:p>
          <w:p w:rsidR="007548B3" w:rsidRPr="007548B3" w:rsidRDefault="007548B3" w:rsidP="007548B3">
            <w:pPr>
              <w:rPr>
                <w:ins w:id="1029" w:author="tcq" w:date="2011-06-17T23:39:00Z"/>
                <w:color w:val="00B0F0"/>
                <w:sz w:val="18"/>
                <w:szCs w:val="18"/>
              </w:rPr>
            </w:pPr>
            <w:ins w:id="1030" w:author="tcq" w:date="2011-06-17T23:39:00Z">
              <w:r w:rsidRPr="007548B3">
                <w:rPr>
                  <w:color w:val="00B0F0"/>
                  <w:sz w:val="18"/>
                  <w:szCs w:val="18"/>
                </w:rPr>
                <w:t>min=FF:8</w:t>
              </w:r>
            </w:ins>
          </w:p>
          <w:p w:rsidR="007548B3" w:rsidRPr="007548B3" w:rsidRDefault="007548B3" w:rsidP="007548B3">
            <w:pPr>
              <w:rPr>
                <w:ins w:id="1031" w:author="tcq" w:date="2011-06-17T23:39:00Z"/>
                <w:color w:val="00B0F0"/>
                <w:sz w:val="18"/>
                <w:szCs w:val="18"/>
              </w:rPr>
            </w:pPr>
            <w:ins w:id="1032" w:author="tcq" w:date="2011-06-17T23:39:00Z">
              <w:r w:rsidRPr="007548B3">
                <w:rPr>
                  <w:color w:val="00B0F0"/>
                  <w:sz w:val="18"/>
                  <w:szCs w:val="18"/>
                </w:rPr>
                <w:t>removeMinimum</w:t>
              </w:r>
            </w:ins>
          </w:p>
          <w:p w:rsidR="007548B3" w:rsidRPr="007548B3" w:rsidRDefault="007548B3" w:rsidP="007548B3">
            <w:pPr>
              <w:rPr>
                <w:ins w:id="1033" w:author="tcq" w:date="2011-06-17T23:39:00Z"/>
                <w:color w:val="00B0F0"/>
                <w:sz w:val="18"/>
                <w:szCs w:val="18"/>
              </w:rPr>
            </w:pPr>
            <w:ins w:id="1034" w:author="tcq" w:date="2011-06-17T23:39:00Z">
              <w:r w:rsidRPr="007548B3">
                <w:rPr>
                  <w:color w:val="00B0F0"/>
                  <w:sz w:val="18"/>
                  <w:szCs w:val="18"/>
                </w:rPr>
                <w:t>maxDegree=1  count=2  roots=b:20:1:0(a:40:0:0 )</w:t>
              </w:r>
            </w:ins>
          </w:p>
          <w:p w:rsidR="007548B3" w:rsidRPr="007548B3" w:rsidRDefault="007548B3" w:rsidP="007548B3">
            <w:pPr>
              <w:rPr>
                <w:ins w:id="1035" w:author="tcq" w:date="2011-06-17T23:39:00Z"/>
                <w:color w:val="00B0F0"/>
                <w:sz w:val="18"/>
                <w:szCs w:val="18"/>
              </w:rPr>
            </w:pPr>
            <w:ins w:id="1036" w:author="tcq" w:date="2011-06-17T23:39:00Z">
              <w:r w:rsidRPr="007548B3">
                <w:rPr>
                  <w:color w:val="00B0F0"/>
                  <w:sz w:val="18"/>
                  <w:szCs w:val="18"/>
                </w:rPr>
                <w:t>min=b:20</w:t>
              </w:r>
            </w:ins>
          </w:p>
          <w:p w:rsidR="007548B3" w:rsidRPr="007548B3" w:rsidRDefault="007548B3" w:rsidP="007548B3">
            <w:pPr>
              <w:rPr>
                <w:ins w:id="1037" w:author="tcq" w:date="2011-06-17T23:39:00Z"/>
                <w:color w:val="00B0F0"/>
                <w:sz w:val="18"/>
                <w:szCs w:val="18"/>
              </w:rPr>
            </w:pPr>
            <w:ins w:id="1038" w:author="tcq" w:date="2011-06-17T23:39:00Z">
              <w:r w:rsidRPr="007548B3">
                <w:rPr>
                  <w:color w:val="00B0F0"/>
                  <w:sz w:val="18"/>
                  <w:szCs w:val="18"/>
                </w:rPr>
                <w:t>removeMinimum</w:t>
              </w:r>
            </w:ins>
          </w:p>
          <w:p w:rsidR="007548B3" w:rsidRPr="007548B3" w:rsidRDefault="007548B3" w:rsidP="007548B3">
            <w:pPr>
              <w:rPr>
                <w:ins w:id="1039" w:author="tcq" w:date="2011-06-17T23:39:00Z"/>
                <w:color w:val="00B0F0"/>
                <w:sz w:val="18"/>
                <w:szCs w:val="18"/>
              </w:rPr>
            </w:pPr>
            <w:ins w:id="1040" w:author="tcq" w:date="2011-06-17T23:39:00Z">
              <w:r w:rsidRPr="007548B3">
                <w:rPr>
                  <w:color w:val="00B0F0"/>
                  <w:sz w:val="18"/>
                  <w:szCs w:val="18"/>
                </w:rPr>
                <w:t>maxDegree=0  count=1  roots=a:40:0:0</w:t>
              </w:r>
            </w:ins>
          </w:p>
          <w:p w:rsidR="007548B3" w:rsidRPr="007548B3" w:rsidRDefault="007548B3" w:rsidP="007548B3">
            <w:pPr>
              <w:rPr>
                <w:ins w:id="1041" w:author="tcq" w:date="2011-06-17T23:39:00Z"/>
                <w:color w:val="00B0F0"/>
                <w:sz w:val="18"/>
                <w:szCs w:val="18"/>
              </w:rPr>
            </w:pPr>
            <w:ins w:id="1042" w:author="tcq" w:date="2011-06-17T23:39:00Z">
              <w:r w:rsidRPr="007548B3">
                <w:rPr>
                  <w:color w:val="00B0F0"/>
                  <w:sz w:val="18"/>
                  <w:szCs w:val="18"/>
                </w:rPr>
                <w:t>min=a:40</w:t>
              </w:r>
            </w:ins>
          </w:p>
          <w:p w:rsidR="007548B3" w:rsidRPr="007548B3" w:rsidRDefault="007548B3" w:rsidP="007548B3">
            <w:pPr>
              <w:rPr>
                <w:ins w:id="1043" w:author="tcq" w:date="2011-06-17T23:39:00Z"/>
                <w:color w:val="00B0F0"/>
                <w:sz w:val="18"/>
                <w:szCs w:val="18"/>
              </w:rPr>
            </w:pPr>
            <w:ins w:id="1044" w:author="tcq" w:date="2011-06-17T23:39:00Z">
              <w:r w:rsidRPr="007548B3">
                <w:rPr>
                  <w:color w:val="00B0F0"/>
                  <w:sz w:val="18"/>
                  <w:szCs w:val="18"/>
                </w:rPr>
                <w:t>removeMinimum</w:t>
              </w:r>
            </w:ins>
          </w:p>
          <w:p w:rsidR="007548B3" w:rsidRPr="007548B3" w:rsidRDefault="007548B3" w:rsidP="007548B3">
            <w:pPr>
              <w:rPr>
                <w:ins w:id="1045" w:author="tcq" w:date="2011-06-17T23:39:00Z"/>
                <w:color w:val="00B0F0"/>
                <w:sz w:val="18"/>
                <w:szCs w:val="18"/>
              </w:rPr>
            </w:pPr>
            <w:ins w:id="1046" w:author="tcq" w:date="2011-06-17T23:39:00Z">
              <w:r w:rsidRPr="007548B3">
                <w:rPr>
                  <w:color w:val="00B0F0"/>
                  <w:sz w:val="18"/>
                  <w:szCs w:val="18"/>
                </w:rPr>
                <w:t>maxDegree=0  count=0  roots=</w:t>
              </w:r>
            </w:ins>
          </w:p>
          <w:p w:rsidR="007548B3" w:rsidRPr="007548B3" w:rsidRDefault="007548B3" w:rsidP="007548B3">
            <w:pPr>
              <w:rPr>
                <w:ins w:id="1047" w:author="tcq" w:date="2011-06-17T23:39:00Z"/>
                <w:color w:val="00B0F0"/>
                <w:sz w:val="18"/>
                <w:szCs w:val="18"/>
              </w:rPr>
            </w:pPr>
          </w:p>
          <w:p w:rsidR="007548B3" w:rsidRPr="007548B3" w:rsidRDefault="007548B3" w:rsidP="007548B3">
            <w:pPr>
              <w:rPr>
                <w:ins w:id="1048" w:author="tcq" w:date="2011-06-17T23:39:00Z"/>
                <w:color w:val="00B0F0"/>
                <w:sz w:val="18"/>
                <w:szCs w:val="18"/>
              </w:rPr>
            </w:pPr>
          </w:p>
          <w:p w:rsidR="007548B3" w:rsidRPr="000C5D60" w:rsidRDefault="007548B3" w:rsidP="007548B3">
            <w:pPr>
              <w:rPr>
                <w:ins w:id="1049" w:author="tcq" w:date="2011-06-17T23:39:00Z"/>
                <w:color w:val="00B0F0"/>
                <w:sz w:val="18"/>
                <w:szCs w:val="18"/>
              </w:rPr>
            </w:pPr>
            <w:ins w:id="1050" w:author="tcq" w:date="2011-06-17T23:39:00Z">
              <w:r w:rsidRPr="007548B3">
                <w:rPr>
                  <w:rFonts w:hint="eastAsia"/>
                  <w:color w:val="00B0F0"/>
                  <w:sz w:val="18"/>
                  <w:szCs w:val="18"/>
                </w:rPr>
                <w:t>请按任意键继续</w:t>
              </w:r>
              <w:r w:rsidRPr="007548B3">
                <w:rPr>
                  <w:rFonts w:hint="eastAsia"/>
                  <w:color w:val="00B0F0"/>
                  <w:sz w:val="18"/>
                  <w:szCs w:val="18"/>
                </w:rPr>
                <w:t>. . .</w:t>
              </w:r>
            </w:ins>
          </w:p>
        </w:tc>
      </w:tr>
    </w:tbl>
    <w:p w:rsidR="007548B3" w:rsidRPr="00532D98" w:rsidRDefault="007548B3" w:rsidP="007548B3">
      <w:pPr>
        <w:rPr>
          <w:ins w:id="1051" w:author="tcq" w:date="2011-06-17T23:39:00Z"/>
        </w:rPr>
      </w:pPr>
    </w:p>
    <w:p w:rsidR="001D356F" w:rsidRDefault="001D356F">
      <w:pPr>
        <w:rPr>
          <w:kern w:val="0"/>
        </w:rPr>
      </w:pPr>
    </w:p>
    <w:p w:rsidR="001D356F" w:rsidRDefault="00D4777B" w:rsidP="00C249EB">
      <w:pPr>
        <w:pStyle w:val="3"/>
      </w:pPr>
      <w:r>
        <w:rPr>
          <w:rFonts w:hint="eastAsia"/>
        </w:rPr>
        <w:t>第21章：用于不相交集合的数据结构</w:t>
      </w:r>
    </w:p>
    <w:p w:rsidR="001D356F" w:rsidRDefault="0024290E" w:rsidP="00C249EB">
      <w:pPr>
        <w:pStyle w:val="a3"/>
        <w:numPr>
          <w:ilvl w:val="0"/>
          <w:numId w:val="26"/>
        </w:numPr>
        <w:ind w:firstLineChars="0"/>
        <w:rPr>
          <w:kern w:val="0"/>
        </w:rPr>
      </w:pPr>
      <w:r>
        <w:rPr>
          <w:rFonts w:hint="eastAsia"/>
          <w:kern w:val="0"/>
        </w:rPr>
        <w:t>用于不相交集合的数据结构又称为查并集：在很多的应用中（比如图的算法中经常使用</w:t>
      </w:r>
      <w:r w:rsidR="00FB2E95">
        <w:rPr>
          <w:rFonts w:hint="eastAsia"/>
          <w:kern w:val="0"/>
        </w:rPr>
        <w:t>，还有哈夫曼编码等</w:t>
      </w:r>
      <w:r>
        <w:rPr>
          <w:rFonts w:hint="eastAsia"/>
          <w:kern w:val="0"/>
        </w:rPr>
        <w:t>）</w:t>
      </w:r>
      <w:r w:rsidR="007A46FD">
        <w:rPr>
          <w:rFonts w:hint="eastAsia"/>
          <w:kern w:val="0"/>
        </w:rPr>
        <w:t>，将</w:t>
      </w:r>
      <w:r w:rsidR="007A46FD">
        <w:rPr>
          <w:rFonts w:hint="eastAsia"/>
          <w:kern w:val="0"/>
        </w:rPr>
        <w:t>N</w:t>
      </w:r>
      <w:proofErr w:type="gramStart"/>
      <w:r w:rsidR="007A46FD">
        <w:rPr>
          <w:rFonts w:hint="eastAsia"/>
          <w:kern w:val="0"/>
        </w:rPr>
        <w:t>个</w:t>
      </w:r>
      <w:proofErr w:type="gramEnd"/>
      <w:r w:rsidR="007A46FD">
        <w:rPr>
          <w:rFonts w:hint="eastAsia"/>
          <w:kern w:val="0"/>
        </w:rPr>
        <w:t>不同的元素分成一组不相交的集合，不相交集合上有两个重要的操作：</w:t>
      </w:r>
      <w:r w:rsidR="00801D6E" w:rsidRPr="00C249EB">
        <w:rPr>
          <w:rFonts w:hint="eastAsia"/>
          <w:color w:val="0070C0"/>
          <w:kern w:val="0"/>
        </w:rPr>
        <w:t>找出给定元素所属的集合</w:t>
      </w:r>
      <w:r w:rsidR="007A46FD">
        <w:rPr>
          <w:rFonts w:hint="eastAsia"/>
          <w:kern w:val="0"/>
        </w:rPr>
        <w:t xml:space="preserve"> </w:t>
      </w:r>
      <w:r w:rsidR="007A46FD">
        <w:rPr>
          <w:rFonts w:hint="eastAsia"/>
          <w:kern w:val="0"/>
        </w:rPr>
        <w:t>和</w:t>
      </w:r>
      <w:r w:rsidR="007A46FD">
        <w:rPr>
          <w:rFonts w:hint="eastAsia"/>
          <w:kern w:val="0"/>
        </w:rPr>
        <w:t xml:space="preserve"> </w:t>
      </w:r>
      <w:r w:rsidR="00801D6E" w:rsidRPr="00C249EB">
        <w:rPr>
          <w:rFonts w:hint="eastAsia"/>
          <w:color w:val="0070C0"/>
          <w:kern w:val="0"/>
        </w:rPr>
        <w:t>合并两个集合</w:t>
      </w:r>
      <w:r w:rsidR="007A46FD">
        <w:rPr>
          <w:rFonts w:hint="eastAsia"/>
          <w:kern w:val="0"/>
        </w:rPr>
        <w:t>。</w:t>
      </w:r>
    </w:p>
    <w:p w:rsidR="001D356F" w:rsidRDefault="005D2089" w:rsidP="00C249EB">
      <w:pPr>
        <w:pStyle w:val="a3"/>
        <w:numPr>
          <w:ilvl w:val="0"/>
          <w:numId w:val="26"/>
        </w:numPr>
        <w:ind w:firstLineChars="0"/>
        <w:rPr>
          <w:kern w:val="0"/>
        </w:rPr>
      </w:pPr>
      <w:r>
        <w:rPr>
          <w:rFonts w:hint="eastAsia"/>
          <w:kern w:val="0"/>
        </w:rPr>
        <w:t>常用的两种表示方法：一种为链表的实现；另一种是更有效的树的表示法。</w:t>
      </w:r>
    </w:p>
    <w:p w:rsidR="001D356F" w:rsidRDefault="005D2089" w:rsidP="00C249EB">
      <w:pPr>
        <w:pStyle w:val="a3"/>
        <w:numPr>
          <w:ilvl w:val="0"/>
          <w:numId w:val="26"/>
        </w:numPr>
        <w:ind w:firstLineChars="0"/>
        <w:rPr>
          <w:kern w:val="0"/>
        </w:rPr>
      </w:pPr>
      <w:r>
        <w:rPr>
          <w:rFonts w:hint="eastAsia"/>
          <w:kern w:val="0"/>
        </w:rPr>
        <w:t>采用树的表示法的运行时间在</w:t>
      </w:r>
      <w:r w:rsidRPr="007264C8">
        <w:rPr>
          <w:rFonts w:hint="eastAsia"/>
          <w:kern w:val="0"/>
          <w:u w:val="single"/>
          <w:rPrChange w:id="1052" w:author="tcq" w:date="2011-06-17T15:58:00Z">
            <w:rPr>
              <w:rFonts w:hint="eastAsia"/>
              <w:kern w:val="0"/>
            </w:rPr>
          </w:rPrChange>
        </w:rPr>
        <w:t>实践上是线性的</w:t>
      </w:r>
      <w:r>
        <w:rPr>
          <w:rFonts w:hint="eastAsia"/>
          <w:kern w:val="0"/>
        </w:rPr>
        <w:t>，但从理论上来说是超线性的。</w:t>
      </w:r>
      <w:r>
        <w:rPr>
          <w:kern w:val="0"/>
        </w:rPr>
        <w:br/>
      </w:r>
      <w:r>
        <w:rPr>
          <w:rFonts w:hint="eastAsia"/>
          <w:kern w:val="0"/>
        </w:rPr>
        <w:t>这句话的意思是：理论上分析的运行时间是大于（超过）线性的，但是在实践中证明它的运行时间却是线性的。</w:t>
      </w:r>
    </w:p>
    <w:p w:rsidR="001D356F" w:rsidRDefault="00FB2E95" w:rsidP="00C249EB">
      <w:pPr>
        <w:pStyle w:val="a3"/>
        <w:numPr>
          <w:ilvl w:val="0"/>
          <w:numId w:val="26"/>
        </w:numPr>
        <w:ind w:firstLineChars="0"/>
        <w:rPr>
          <w:kern w:val="0"/>
        </w:rPr>
      </w:pPr>
      <w:r>
        <w:rPr>
          <w:rFonts w:hint="eastAsia"/>
          <w:kern w:val="0"/>
        </w:rPr>
        <w:t>每个集合通过一个代表来识别，代表即集合中的某个成员。在某些应用中，哪一个成员被选作代表是无所谓的，而关键的是在集合未被修改的前提下，两次寻找得到的答案应该是相同的。</w:t>
      </w:r>
    </w:p>
    <w:p w:rsidR="001D356F" w:rsidRDefault="00B53E27" w:rsidP="00C249EB">
      <w:pPr>
        <w:pStyle w:val="a3"/>
        <w:numPr>
          <w:ilvl w:val="0"/>
          <w:numId w:val="26"/>
        </w:numPr>
        <w:ind w:firstLineChars="0"/>
        <w:rPr>
          <w:kern w:val="0"/>
        </w:rPr>
      </w:pPr>
      <w:r>
        <w:rPr>
          <w:rFonts w:hint="eastAsia"/>
          <w:kern w:val="0"/>
        </w:rPr>
        <w:t>不相交集合的链表表示：</w:t>
      </w:r>
      <w:r>
        <w:rPr>
          <w:kern w:val="0"/>
        </w:rPr>
        <w:br/>
      </w:r>
      <w:r w:rsidR="00BD155B" w:rsidRPr="00C249EB">
        <w:rPr>
          <w:noProof/>
          <w:kern w:val="0"/>
        </w:rPr>
        <w:drawing>
          <wp:inline distT="0" distB="0" distL="0" distR="0" wp14:anchorId="1C760D2E" wp14:editId="77E450A9">
            <wp:extent cx="6661111" cy="4903596"/>
            <wp:effectExtent l="19050" t="0" r="6389"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6665359" cy="4906723"/>
                    </a:xfrm>
                    <a:prstGeom prst="rect">
                      <a:avLst/>
                    </a:prstGeom>
                    <a:noFill/>
                    <a:ln w="9525">
                      <a:noFill/>
                      <a:miter lim="800000"/>
                      <a:headEnd/>
                      <a:tailEnd/>
                    </a:ln>
                  </pic:spPr>
                </pic:pic>
              </a:graphicData>
            </a:graphic>
          </wp:inline>
        </w:drawing>
      </w:r>
    </w:p>
    <w:p w:rsidR="00B53E27" w:rsidRDefault="00B53E27" w:rsidP="00C249EB">
      <w:pPr>
        <w:pStyle w:val="a3"/>
        <w:numPr>
          <w:ilvl w:val="1"/>
          <w:numId w:val="26"/>
        </w:numPr>
        <w:ind w:firstLineChars="0"/>
        <w:rPr>
          <w:kern w:val="0"/>
        </w:rPr>
      </w:pPr>
      <w:r>
        <w:rPr>
          <w:rFonts w:hint="eastAsia"/>
          <w:kern w:val="0"/>
        </w:rPr>
        <w:t>每个链表的第一个对象作为它所在集合的代表</w:t>
      </w:r>
    </w:p>
    <w:p w:rsidR="00B53E27" w:rsidRDefault="00B53E27" w:rsidP="00C249EB">
      <w:pPr>
        <w:pStyle w:val="a3"/>
        <w:numPr>
          <w:ilvl w:val="1"/>
          <w:numId w:val="26"/>
        </w:numPr>
        <w:ind w:firstLineChars="0"/>
        <w:rPr>
          <w:kern w:val="0"/>
        </w:rPr>
      </w:pPr>
      <w:r>
        <w:rPr>
          <w:rFonts w:hint="eastAsia"/>
          <w:kern w:val="0"/>
        </w:rPr>
        <w:t>链表上的第</w:t>
      </w:r>
      <w:proofErr w:type="gramStart"/>
      <w:r>
        <w:rPr>
          <w:rFonts w:hint="eastAsia"/>
          <w:kern w:val="0"/>
        </w:rPr>
        <w:t>个</w:t>
      </w:r>
      <w:proofErr w:type="gramEnd"/>
      <w:r>
        <w:rPr>
          <w:rFonts w:hint="eastAsia"/>
          <w:kern w:val="0"/>
        </w:rPr>
        <w:t>结点都有指向它所在集合的代表的指针，从而使得</w:t>
      </w:r>
      <w:r w:rsidRPr="00C249EB">
        <w:rPr>
          <w:rFonts w:hint="eastAsia"/>
          <w:color w:val="0070C0"/>
          <w:kern w:val="0"/>
        </w:rPr>
        <w:t>找出所属集合</w:t>
      </w:r>
      <w:r>
        <w:rPr>
          <w:rFonts w:hint="eastAsia"/>
          <w:kern w:val="0"/>
        </w:rPr>
        <w:t>的操作时间降为</w:t>
      </w:r>
      <w:r>
        <w:rPr>
          <w:rFonts w:hint="eastAsia"/>
          <w:kern w:val="0"/>
        </w:rPr>
        <w:t>O(1)</w:t>
      </w:r>
    </w:p>
    <w:p w:rsidR="00B53E27" w:rsidRDefault="00BD155B" w:rsidP="00C249EB">
      <w:pPr>
        <w:pStyle w:val="a3"/>
        <w:numPr>
          <w:ilvl w:val="1"/>
          <w:numId w:val="26"/>
        </w:numPr>
        <w:ind w:firstLineChars="0"/>
        <w:rPr>
          <w:kern w:val="0"/>
        </w:rPr>
      </w:pPr>
      <w:r>
        <w:rPr>
          <w:rFonts w:hint="eastAsia"/>
          <w:kern w:val="0"/>
        </w:rPr>
        <w:t>但是因为每个结点都有指向代表的指针，使得在进行</w:t>
      </w:r>
      <w:r w:rsidRPr="00C249EB">
        <w:rPr>
          <w:rFonts w:hint="eastAsia"/>
          <w:color w:val="0070C0"/>
          <w:kern w:val="0"/>
        </w:rPr>
        <w:t>合并</w:t>
      </w:r>
      <w:r>
        <w:rPr>
          <w:rFonts w:hint="eastAsia"/>
          <w:kern w:val="0"/>
        </w:rPr>
        <w:t>操作时，需要更新所有结点的指向代表的指针，从而时间复杂度为</w:t>
      </w:r>
      <w:r>
        <w:rPr>
          <w:rFonts w:hint="eastAsia"/>
          <w:kern w:val="0"/>
        </w:rPr>
        <w:t>O(n)</w:t>
      </w:r>
      <w:r>
        <w:rPr>
          <w:rFonts w:hint="eastAsia"/>
          <w:kern w:val="0"/>
        </w:rPr>
        <w:t>。这算是有利也有弊吧。</w:t>
      </w:r>
    </w:p>
    <w:p w:rsidR="00BD155B" w:rsidRDefault="00A76FBF" w:rsidP="00C249EB">
      <w:pPr>
        <w:pStyle w:val="a3"/>
        <w:numPr>
          <w:ilvl w:val="1"/>
          <w:numId w:val="26"/>
        </w:numPr>
        <w:ind w:firstLineChars="0"/>
        <w:rPr>
          <w:kern w:val="0"/>
        </w:rPr>
      </w:pPr>
      <w:r>
        <w:rPr>
          <w:rFonts w:hint="eastAsia"/>
          <w:kern w:val="0"/>
        </w:rPr>
        <w:t>一种加权合并启发式策略：在进行合并操作时，总是把较短的表拼到较长的表上去。</w:t>
      </w:r>
      <w:r>
        <w:rPr>
          <w:kern w:val="0"/>
        </w:rPr>
        <w:br/>
      </w:r>
      <w:r>
        <w:rPr>
          <w:rFonts w:hint="eastAsia"/>
          <w:kern w:val="0"/>
        </w:rPr>
        <w:t>这种简单的小技巧的正式的名字都可以叫做：启发式信息，启发式策略！以后涉及到这种情况的时候也可以这么叫。</w:t>
      </w:r>
    </w:p>
    <w:p w:rsidR="000725A5" w:rsidRDefault="007F7EDD" w:rsidP="00C249EB">
      <w:pPr>
        <w:pStyle w:val="a3"/>
        <w:numPr>
          <w:ilvl w:val="0"/>
          <w:numId w:val="26"/>
        </w:numPr>
        <w:ind w:firstLineChars="0"/>
        <w:rPr>
          <w:kern w:val="0"/>
        </w:rPr>
      </w:pPr>
      <w:r w:rsidRPr="00C249EB">
        <w:rPr>
          <w:rFonts w:hint="eastAsia"/>
          <w:color w:val="FF0000"/>
          <w:kern w:val="0"/>
        </w:rPr>
        <w:t>不相交集合森林</w:t>
      </w:r>
      <w:r>
        <w:rPr>
          <w:rFonts w:hint="eastAsia"/>
          <w:kern w:val="0"/>
        </w:rPr>
        <w:t>表示法：</w:t>
      </w:r>
      <w:r w:rsidR="00B637EB">
        <w:rPr>
          <w:rFonts w:hint="eastAsia"/>
          <w:kern w:val="0"/>
        </w:rPr>
        <w:t>用有根树来表示集合，树中的每个结点都包含集合的一个成员，每棵树表示一个集合。</w:t>
      </w:r>
      <w:r w:rsidR="00D2043E">
        <w:rPr>
          <w:rFonts w:hint="eastAsia"/>
          <w:kern w:val="0"/>
        </w:rPr>
        <w:t>每个成员仅指向其父结点，每棵树的根包含了代表，并且是它自己的父结点。</w:t>
      </w:r>
      <w:r w:rsidR="00C95C19">
        <w:rPr>
          <w:kern w:val="0"/>
        </w:rPr>
        <w:br/>
      </w:r>
      <w:r w:rsidR="00C95C19" w:rsidRPr="00C249EB">
        <w:rPr>
          <w:noProof/>
          <w:kern w:val="0"/>
        </w:rPr>
        <w:drawing>
          <wp:inline distT="0" distB="0" distL="0" distR="0" wp14:anchorId="0CF75105" wp14:editId="06EBD668">
            <wp:extent cx="5064125" cy="2130425"/>
            <wp:effectExtent l="1905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064125" cy="2130425"/>
                    </a:xfrm>
                    <a:prstGeom prst="rect">
                      <a:avLst/>
                    </a:prstGeom>
                    <a:noFill/>
                    <a:ln w="9525">
                      <a:noFill/>
                      <a:miter lim="800000"/>
                      <a:headEnd/>
                      <a:tailEnd/>
                    </a:ln>
                  </pic:spPr>
                </pic:pic>
              </a:graphicData>
            </a:graphic>
          </wp:inline>
        </w:drawing>
      </w:r>
    </w:p>
    <w:p w:rsidR="00A76FBF" w:rsidRDefault="000725A5" w:rsidP="00C249EB">
      <w:pPr>
        <w:pStyle w:val="a3"/>
        <w:numPr>
          <w:ilvl w:val="0"/>
          <w:numId w:val="26"/>
        </w:numPr>
        <w:ind w:firstLineChars="0"/>
        <w:rPr>
          <w:kern w:val="0"/>
        </w:rPr>
      </w:pPr>
      <w:r>
        <w:rPr>
          <w:rFonts w:hint="eastAsia"/>
          <w:kern w:val="0"/>
        </w:rPr>
        <w:t>在引入了两种启发式策略（按</w:t>
      </w:r>
      <w:proofErr w:type="gramStart"/>
      <w:r>
        <w:rPr>
          <w:rFonts w:hint="eastAsia"/>
          <w:kern w:val="0"/>
        </w:rPr>
        <w:t>秩</w:t>
      </w:r>
      <w:proofErr w:type="gramEnd"/>
      <w:r>
        <w:rPr>
          <w:rFonts w:hint="eastAsia"/>
          <w:kern w:val="0"/>
        </w:rPr>
        <w:t>合并、路径压缩）之后，不相交集合森林表示法就是目前已经的、渐近意义最快的不相交集合数据结构了。</w:t>
      </w:r>
    </w:p>
    <w:p w:rsidR="00372BF1" w:rsidRDefault="00D47EA8" w:rsidP="00D47EA8">
      <w:pPr>
        <w:pStyle w:val="a3"/>
        <w:numPr>
          <w:ilvl w:val="1"/>
          <w:numId w:val="26"/>
        </w:numPr>
        <w:ind w:firstLineChars="0"/>
        <w:rPr>
          <w:kern w:val="0"/>
        </w:rPr>
      </w:pPr>
      <w:r>
        <w:rPr>
          <w:rFonts w:hint="eastAsia"/>
          <w:kern w:val="0"/>
        </w:rPr>
        <w:t>接</w:t>
      </w:r>
      <w:proofErr w:type="gramStart"/>
      <w:r>
        <w:rPr>
          <w:rFonts w:hint="eastAsia"/>
          <w:kern w:val="0"/>
        </w:rPr>
        <w:t>秩</w:t>
      </w:r>
      <w:proofErr w:type="gramEnd"/>
      <w:r>
        <w:rPr>
          <w:rFonts w:hint="eastAsia"/>
          <w:kern w:val="0"/>
        </w:rPr>
        <w:t>合并：便包含较少结点的树的根指向包含较多结点的树的根。</w:t>
      </w:r>
      <w:proofErr w:type="gramStart"/>
      <w:r w:rsidRPr="00C249EB">
        <w:rPr>
          <w:rFonts w:hint="eastAsia"/>
          <w:color w:val="0070C0"/>
          <w:kern w:val="0"/>
        </w:rPr>
        <w:t>秩</w:t>
      </w:r>
      <w:proofErr w:type="gramEnd"/>
      <w:r w:rsidRPr="00C249EB">
        <w:rPr>
          <w:rFonts w:hint="eastAsia"/>
          <w:color w:val="0070C0"/>
          <w:kern w:val="0"/>
        </w:rPr>
        <w:t>表示的是结点高度的一个</w:t>
      </w:r>
      <w:r w:rsidRPr="00C249EB">
        <w:rPr>
          <w:rFonts w:hint="eastAsia"/>
          <w:color w:val="FF0000"/>
          <w:kern w:val="0"/>
        </w:rPr>
        <w:t>上界</w:t>
      </w:r>
      <w:r>
        <w:rPr>
          <w:rFonts w:hint="eastAsia"/>
          <w:kern w:val="0"/>
        </w:rPr>
        <w:t>。</w:t>
      </w:r>
      <w:r w:rsidR="00C204D5">
        <w:rPr>
          <w:kern w:val="0"/>
        </w:rPr>
        <w:br/>
      </w:r>
      <w:r w:rsidR="00C204D5">
        <w:rPr>
          <w:rFonts w:hint="eastAsia"/>
          <w:kern w:val="0"/>
        </w:rPr>
        <w:t>每个结点的</w:t>
      </w:r>
      <w:proofErr w:type="gramStart"/>
      <w:r w:rsidR="00C204D5">
        <w:rPr>
          <w:rFonts w:hint="eastAsia"/>
          <w:kern w:val="0"/>
        </w:rPr>
        <w:t>秩</w:t>
      </w:r>
      <w:proofErr w:type="gramEnd"/>
      <w:r w:rsidR="00C204D5">
        <w:rPr>
          <w:rFonts w:hint="eastAsia"/>
          <w:kern w:val="0"/>
        </w:rPr>
        <w:t>是结点高度的一个上界，只有在进行</w:t>
      </w:r>
      <w:r w:rsidR="00C204D5">
        <w:rPr>
          <w:rFonts w:hint="eastAsia"/>
          <w:kern w:val="0"/>
        </w:rPr>
        <w:t>UNION</w:t>
      </w:r>
      <w:r w:rsidR="00C204D5">
        <w:rPr>
          <w:rFonts w:hint="eastAsia"/>
          <w:kern w:val="0"/>
        </w:rPr>
        <w:t>操作时，</w:t>
      </w:r>
      <w:r w:rsidR="00D87562">
        <w:rPr>
          <w:rFonts w:hint="eastAsia"/>
          <w:kern w:val="0"/>
        </w:rPr>
        <w:t>而且</w:t>
      </w:r>
      <w:r w:rsidR="00C204D5">
        <w:rPr>
          <w:rFonts w:hint="eastAsia"/>
          <w:kern w:val="0"/>
        </w:rPr>
        <w:t>进行合并操作的两个集合的</w:t>
      </w:r>
      <w:proofErr w:type="gramStart"/>
      <w:r w:rsidR="00C204D5">
        <w:rPr>
          <w:rFonts w:hint="eastAsia"/>
          <w:kern w:val="0"/>
        </w:rPr>
        <w:t>秩</w:t>
      </w:r>
      <w:proofErr w:type="gramEnd"/>
      <w:r w:rsidR="00C204D5">
        <w:rPr>
          <w:rFonts w:hint="eastAsia"/>
          <w:kern w:val="0"/>
        </w:rPr>
        <w:t>相同时，才会给最后的根结点的</w:t>
      </w:r>
      <w:proofErr w:type="gramStart"/>
      <w:r w:rsidR="00C204D5">
        <w:rPr>
          <w:rFonts w:hint="eastAsia"/>
          <w:kern w:val="0"/>
        </w:rPr>
        <w:t>秩</w:t>
      </w:r>
      <w:proofErr w:type="gramEnd"/>
      <w:r w:rsidR="00C204D5">
        <w:rPr>
          <w:rFonts w:hint="eastAsia"/>
          <w:kern w:val="0"/>
        </w:rPr>
        <w:t>+1</w:t>
      </w:r>
      <w:r w:rsidR="00C204D5">
        <w:rPr>
          <w:rFonts w:hint="eastAsia"/>
          <w:kern w:val="0"/>
        </w:rPr>
        <w:t>。</w:t>
      </w:r>
    </w:p>
    <w:tbl>
      <w:tblPr>
        <w:tblStyle w:val="aa"/>
        <w:tblW w:w="0" w:type="auto"/>
        <w:tblInd w:w="840" w:type="dxa"/>
        <w:tblLook w:val="04A0" w:firstRow="1" w:lastRow="0" w:firstColumn="1" w:lastColumn="0" w:noHBand="0" w:noVBand="1"/>
      </w:tblPr>
      <w:tblGrid>
        <w:gridCol w:w="11000"/>
      </w:tblGrid>
      <w:tr w:rsidR="00372BF1" w:rsidTr="00372BF1">
        <w:tc>
          <w:tcPr>
            <w:tcW w:w="11840" w:type="dxa"/>
          </w:tcPr>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template</w:t>
            </w:r>
            <w:r>
              <w:rPr>
                <w:rFonts w:ascii="新宋体" w:hAnsi="新宋体" w:cs="新宋体"/>
                <w:kern w:val="0"/>
                <w:sz w:val="19"/>
                <w:szCs w:val="19"/>
              </w:rPr>
              <w:t>&lt;</w:t>
            </w:r>
            <w:r>
              <w:rPr>
                <w:rFonts w:ascii="新宋体" w:hAnsi="新宋体" w:cs="新宋体"/>
                <w:color w:val="0000FF"/>
                <w:kern w:val="0"/>
                <w:sz w:val="19"/>
                <w:szCs w:val="19"/>
              </w:rPr>
              <w:t>typename</w:t>
            </w:r>
            <w:r>
              <w:rPr>
                <w:rFonts w:ascii="新宋体" w:hAnsi="新宋体" w:cs="新宋体"/>
                <w:kern w:val="0"/>
                <w:sz w:val="19"/>
                <w:szCs w:val="19"/>
              </w:rPr>
              <w:t xml:space="preserve"> </w:t>
            </w:r>
            <w:r>
              <w:rPr>
                <w:rFonts w:ascii="新宋体" w:hAnsi="新宋体" w:cs="新宋体"/>
                <w:color w:val="0000FF"/>
                <w:kern w:val="0"/>
                <w:sz w:val="19"/>
                <w:szCs w:val="19"/>
              </w:rPr>
              <w:t>T</w:t>
            </w:r>
            <w:r>
              <w:rPr>
                <w:rFonts w:ascii="新宋体" w:hAnsi="新宋体" w:cs="新宋体"/>
                <w:kern w:val="0"/>
                <w:sz w:val="19"/>
                <w:szCs w:val="19"/>
              </w:rPr>
              <w:t>&gt;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void</w:t>
            </w:r>
            <w:r>
              <w:rPr>
                <w:rFonts w:ascii="新宋体" w:hAnsi="新宋体" w:cs="新宋体"/>
                <w:kern w:val="0"/>
                <w:sz w:val="19"/>
                <w:szCs w:val="19"/>
              </w:rPr>
              <w:t xml:space="preserve"> </w:t>
            </w:r>
            <w:r>
              <w:rPr>
                <w:rFonts w:ascii="新宋体" w:hAnsi="新宋体" w:cs="新宋体"/>
                <w:color w:val="880000"/>
                <w:kern w:val="0"/>
                <w:sz w:val="19"/>
                <w:szCs w:val="19"/>
              </w:rPr>
              <w:t>_Link</w:t>
            </w:r>
            <w:r>
              <w:rPr>
                <w:rFonts w:ascii="新宋体" w:hAnsi="新宋体" w:cs="新宋体"/>
                <w:kern w:val="0"/>
                <w:sz w:val="19"/>
                <w:szCs w:val="19"/>
              </w:rPr>
              <w:t>(</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x</w:t>
            </w:r>
            <w:r>
              <w:rPr>
                <w:rFonts w:ascii="新宋体" w:hAnsi="新宋体" w:cs="新宋体"/>
                <w:kern w:val="0"/>
                <w:sz w:val="19"/>
                <w:szCs w:val="19"/>
              </w:rPr>
              <w:t xml:space="preserve">, </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y</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 xml:space="preserve"> &gt; </w:t>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w:t>
            </w:r>
          </w:p>
          <w:p w:rsidR="00372BF1" w:rsidRDefault="00457F03"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sidR="00372BF1">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Parent</w:t>
            </w:r>
            <w:r>
              <w:rPr>
                <w:rFonts w:ascii="新宋体" w:hAnsi="新宋体" w:cs="新宋体"/>
                <w:kern w:val="0"/>
                <w:sz w:val="19"/>
                <w:szCs w:val="19"/>
              </w:rPr>
              <w:t xml:space="preserve"> = &amp;</w:t>
            </w:r>
            <w:r>
              <w:rPr>
                <w:rFonts w:ascii="新宋体" w:hAnsi="新宋体" w:cs="新宋体"/>
                <w:color w:val="000080"/>
                <w:kern w:val="0"/>
                <w:sz w:val="19"/>
                <w:szCs w:val="19"/>
              </w:rPr>
              <w:t>x</w:t>
            </w:r>
            <w:r>
              <w:rPr>
                <w:rFonts w:ascii="新宋体" w:hAnsi="新宋体" w:cs="新宋体"/>
                <w:kern w:val="0"/>
                <w:sz w:val="19"/>
                <w:szCs w:val="19"/>
              </w:rPr>
              <w:t>;</w:t>
            </w:r>
          </w:p>
          <w:p w:rsidR="00372BF1" w:rsidRDefault="00457F03"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sidR="00372BF1">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else</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Parent</w:t>
            </w:r>
            <w:r>
              <w:rPr>
                <w:rFonts w:ascii="新宋体" w:hAnsi="新宋体" w:cs="新宋体"/>
                <w:kern w:val="0"/>
                <w:sz w:val="19"/>
                <w:szCs w:val="19"/>
              </w:rPr>
              <w:t xml:space="preserve"> = &amp;</w:t>
            </w:r>
            <w:r>
              <w:rPr>
                <w:rFonts w:ascii="新宋体" w:hAnsi="新宋体" w:cs="新宋体"/>
                <w:color w:val="000080"/>
                <w:kern w:val="0"/>
                <w:sz w:val="19"/>
                <w:szCs w:val="19"/>
              </w:rPr>
              <w:t>y</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 xml:space="preserve"> == </w:t>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r>
              <w:rPr>
                <w:rFonts w:ascii="新宋体" w:hAnsi="新宋体" w:cs="新宋体"/>
                <w:color w:val="008000"/>
                <w:kern w:val="0"/>
                <w:sz w:val="19"/>
                <w:szCs w:val="19"/>
              </w:rPr>
              <w:t>//</w:t>
            </w:r>
            <w:r>
              <w:rPr>
                <w:rFonts w:ascii="新宋体" w:hAnsi="新宋体" w:cs="新宋体"/>
                <w:color w:val="008000"/>
                <w:kern w:val="0"/>
                <w:sz w:val="19"/>
                <w:szCs w:val="19"/>
              </w:rPr>
              <w:t>只有在</w:t>
            </w:r>
            <w:proofErr w:type="gramStart"/>
            <w:r>
              <w:rPr>
                <w:rFonts w:ascii="新宋体" w:hAnsi="新宋体" w:cs="新宋体"/>
                <w:color w:val="008000"/>
                <w:kern w:val="0"/>
                <w:sz w:val="19"/>
                <w:szCs w:val="19"/>
              </w:rPr>
              <w:t>秩</w:t>
            </w:r>
            <w:proofErr w:type="gramEnd"/>
            <w:r>
              <w:rPr>
                <w:rFonts w:ascii="新宋体" w:hAnsi="新宋体" w:cs="新宋体"/>
                <w:color w:val="008000"/>
                <w:kern w:val="0"/>
                <w:sz w:val="19"/>
                <w:szCs w:val="19"/>
              </w:rPr>
              <w:t>相同时才会将最后的根结点的</w:t>
            </w:r>
            <w:proofErr w:type="gramStart"/>
            <w:r>
              <w:rPr>
                <w:rFonts w:ascii="新宋体" w:hAnsi="新宋体" w:cs="新宋体"/>
                <w:color w:val="008000"/>
                <w:kern w:val="0"/>
                <w:sz w:val="19"/>
                <w:szCs w:val="19"/>
              </w:rPr>
              <w:t>秩</w:t>
            </w:r>
            <w:proofErr w:type="gramEnd"/>
            <w:r>
              <w:rPr>
                <w:rFonts w:ascii="新宋体" w:hAnsi="新宋体" w:cs="新宋体"/>
                <w:color w:val="008000"/>
                <w:kern w:val="0"/>
                <w:sz w:val="19"/>
                <w:szCs w:val="19"/>
              </w:rPr>
              <w:t>+1</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++y.Rank;</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Pr="00C249EB" w:rsidRDefault="00372BF1" w:rsidP="00C249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bl>
    <w:p w:rsidR="00D47EA8" w:rsidRDefault="00D47EA8" w:rsidP="00C249EB">
      <w:pPr>
        <w:pStyle w:val="a3"/>
        <w:ind w:left="840" w:firstLineChars="0" w:firstLine="0"/>
        <w:rPr>
          <w:kern w:val="0"/>
        </w:rPr>
      </w:pPr>
    </w:p>
    <w:p w:rsidR="00B5642E" w:rsidRDefault="00C95C19" w:rsidP="00D47EA8">
      <w:pPr>
        <w:pStyle w:val="a3"/>
        <w:numPr>
          <w:ilvl w:val="1"/>
          <w:numId w:val="26"/>
        </w:numPr>
        <w:ind w:firstLineChars="0"/>
        <w:rPr>
          <w:kern w:val="0"/>
        </w:rPr>
      </w:pPr>
      <w:r>
        <w:rPr>
          <w:rFonts w:hint="eastAsia"/>
          <w:kern w:val="0"/>
        </w:rPr>
        <w:t>路径压缩：</w:t>
      </w:r>
      <w:r w:rsidR="001E5141">
        <w:rPr>
          <w:rFonts w:hint="eastAsia"/>
          <w:kern w:val="0"/>
        </w:rPr>
        <w:t>（</w:t>
      </w:r>
      <w:r w:rsidR="001E5141" w:rsidRPr="00C249EB">
        <w:rPr>
          <w:rFonts w:hint="eastAsia"/>
          <w:kern w:val="0"/>
          <w:u w:val="single"/>
        </w:rPr>
        <w:t>查找路径：在查找一个结点所属的集合时的查找路径上访问过的所有的结点</w:t>
      </w:r>
      <w:r w:rsidR="001E5141">
        <w:rPr>
          <w:rFonts w:hint="eastAsia"/>
          <w:kern w:val="0"/>
        </w:rPr>
        <w:t>）</w:t>
      </w:r>
      <w:r w:rsidR="00B64579">
        <w:rPr>
          <w:rFonts w:hint="eastAsia"/>
          <w:kern w:val="0"/>
        </w:rPr>
        <w:t>在每次</w:t>
      </w:r>
      <w:r w:rsidR="003736D3">
        <w:rPr>
          <w:rFonts w:hint="eastAsia"/>
          <w:kern w:val="0"/>
        </w:rPr>
        <w:t>进行</w:t>
      </w:r>
      <w:r w:rsidR="00B64579">
        <w:rPr>
          <w:rFonts w:hint="eastAsia"/>
          <w:kern w:val="0"/>
        </w:rPr>
        <w:t>查找元素所属集合的操作时，</w:t>
      </w:r>
      <w:r>
        <w:rPr>
          <w:rFonts w:hint="eastAsia"/>
          <w:kern w:val="0"/>
        </w:rPr>
        <w:t>使得</w:t>
      </w:r>
      <w:r w:rsidR="00B64579">
        <w:rPr>
          <w:rFonts w:hint="eastAsia"/>
          <w:kern w:val="0"/>
        </w:rPr>
        <w:t>查找</w:t>
      </w:r>
      <w:r>
        <w:rPr>
          <w:rFonts w:hint="eastAsia"/>
          <w:kern w:val="0"/>
        </w:rPr>
        <w:t>路径上的每个结点都直接指向根结点。路径压缩并不改变结点的</w:t>
      </w:r>
      <w:proofErr w:type="gramStart"/>
      <w:r>
        <w:rPr>
          <w:rFonts w:hint="eastAsia"/>
          <w:kern w:val="0"/>
        </w:rPr>
        <w:t>秩</w:t>
      </w:r>
      <w:proofErr w:type="gramEnd"/>
      <w:r>
        <w:rPr>
          <w:rFonts w:hint="eastAsia"/>
          <w:kern w:val="0"/>
        </w:rPr>
        <w:t>。</w:t>
      </w:r>
      <w:r w:rsidR="00CB4EDF">
        <w:rPr>
          <w:kern w:val="0"/>
        </w:rPr>
        <w:br/>
      </w:r>
      <w:r w:rsidR="00CB4EDF">
        <w:rPr>
          <w:rFonts w:hint="eastAsia"/>
          <w:kern w:val="0"/>
        </w:rPr>
        <w:t>这种路径压缩使用了两趟的方法：一趟是沿查找路径向上升，直至找到根；第二趟时沿查找路径下降，以便更新查找路径上的每个结点，使之指向根。这种路径压缩的思想简直是太棒了！神奇啊！应该学习这种思想，碰到类似的问题也要想到类似的解决办法。</w:t>
      </w:r>
      <w:r w:rsidR="00CE7273">
        <w:rPr>
          <w:kern w:val="0"/>
        </w:rPr>
        <w:br/>
      </w:r>
    </w:p>
    <w:tbl>
      <w:tblPr>
        <w:tblStyle w:val="aa"/>
        <w:tblW w:w="0" w:type="auto"/>
        <w:tblInd w:w="840" w:type="dxa"/>
        <w:tblLayout w:type="fixed"/>
        <w:tblLook w:val="04A0" w:firstRow="1" w:lastRow="0" w:firstColumn="1" w:lastColumn="0" w:noHBand="0" w:noVBand="1"/>
      </w:tblPr>
      <w:tblGrid>
        <w:gridCol w:w="5931"/>
        <w:gridCol w:w="5069"/>
      </w:tblGrid>
      <w:tr w:rsidR="00B5642E" w:rsidTr="00C249EB">
        <w:tc>
          <w:tcPr>
            <w:tcW w:w="5931" w:type="dxa"/>
          </w:tcPr>
          <w:p w:rsidR="00B5642E" w:rsidRDefault="00B5642E" w:rsidP="00C249EB">
            <w:pPr>
              <w:pStyle w:val="a3"/>
              <w:ind w:firstLineChars="0" w:firstLine="0"/>
              <w:rPr>
                <w:kern w:val="0"/>
              </w:rPr>
            </w:pPr>
            <w:r w:rsidRPr="00C249EB">
              <w:rPr>
                <w:noProof/>
                <w:kern w:val="0"/>
              </w:rPr>
              <w:drawing>
                <wp:inline distT="0" distB="0" distL="0" distR="0" wp14:anchorId="208CFFFE" wp14:editId="5C456D31">
                  <wp:extent cx="3537490" cy="1919235"/>
                  <wp:effectExtent l="19050" t="0" r="581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539034" cy="1920073"/>
                          </a:xfrm>
                          <a:prstGeom prst="rect">
                            <a:avLst/>
                          </a:prstGeom>
                          <a:noFill/>
                          <a:ln w="9525">
                            <a:noFill/>
                            <a:miter lim="800000"/>
                            <a:headEnd/>
                            <a:tailEnd/>
                          </a:ln>
                        </pic:spPr>
                      </pic:pic>
                    </a:graphicData>
                  </a:graphic>
                </wp:inline>
              </w:drawing>
            </w:r>
          </w:p>
        </w:tc>
        <w:tc>
          <w:tcPr>
            <w:tcW w:w="5069" w:type="dxa"/>
          </w:tcPr>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template</w:t>
            </w:r>
            <w:r>
              <w:rPr>
                <w:rFonts w:ascii="新宋体" w:hAnsi="新宋体" w:cs="新宋体"/>
                <w:kern w:val="0"/>
                <w:sz w:val="19"/>
                <w:szCs w:val="19"/>
              </w:rPr>
              <w:t>&lt;</w:t>
            </w:r>
            <w:r>
              <w:rPr>
                <w:rFonts w:ascii="新宋体" w:hAnsi="新宋体" w:cs="新宋体"/>
                <w:color w:val="0000FF"/>
                <w:kern w:val="0"/>
                <w:sz w:val="19"/>
                <w:szCs w:val="19"/>
              </w:rPr>
              <w:t>typename</w:t>
            </w:r>
            <w:r>
              <w:rPr>
                <w:rFonts w:ascii="新宋体" w:hAnsi="新宋体" w:cs="新宋体"/>
                <w:kern w:val="0"/>
                <w:sz w:val="19"/>
                <w:szCs w:val="19"/>
              </w:rPr>
              <w:t xml:space="preserve"> </w:t>
            </w:r>
            <w:r>
              <w:rPr>
                <w:rFonts w:ascii="新宋体" w:hAnsi="新宋体" w:cs="新宋体"/>
                <w:color w:val="0000FF"/>
                <w:kern w:val="0"/>
                <w:sz w:val="19"/>
                <w:szCs w:val="19"/>
              </w:rPr>
              <w:t>T</w:t>
            </w:r>
            <w:r>
              <w:rPr>
                <w:rFonts w:ascii="新宋体" w:hAnsi="新宋体" w:cs="新宋体"/>
                <w:kern w:val="0"/>
                <w:sz w:val="19"/>
                <w:szCs w:val="19"/>
              </w:rPr>
              <w:t>&gt;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 xml:space="preserve">&gt; &amp; </w:t>
            </w:r>
            <w:r>
              <w:rPr>
                <w:rFonts w:ascii="新宋体" w:hAnsi="新宋体" w:cs="新宋体"/>
                <w:color w:val="880000"/>
                <w:kern w:val="0"/>
                <w:sz w:val="19"/>
                <w:szCs w:val="19"/>
              </w:rPr>
              <w:t>FindSet</w:t>
            </w:r>
            <w:r>
              <w:rPr>
                <w:rFonts w:ascii="新宋体" w:hAnsi="新宋体" w:cs="新宋体"/>
                <w:kern w:val="0"/>
                <w:sz w:val="19"/>
                <w:szCs w:val="19"/>
              </w:rPr>
              <w:t>(</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a_set</w:t>
            </w: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color w:val="008000"/>
                <w:kern w:val="0"/>
                <w:sz w:val="19"/>
                <w:szCs w:val="19"/>
              </w:rPr>
              <w:t>路径压缩</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(&amp;a_set != a_set.</w:t>
            </w:r>
            <w:r>
              <w:rPr>
                <w:rFonts w:ascii="新宋体" w:hAnsi="新宋体" w:cs="新宋体"/>
                <w:color w:val="000080"/>
                <w:kern w:val="0"/>
                <w:sz w:val="19"/>
                <w:szCs w:val="19"/>
              </w:rPr>
              <w:t>Parent</w:t>
            </w:r>
            <w:r>
              <w:rPr>
                <w:rFonts w:ascii="新宋体" w:hAnsi="新宋体" w:cs="新宋体"/>
                <w:kern w:val="0"/>
                <w:sz w:val="19"/>
                <w:szCs w:val="19"/>
              </w:rPr>
              <w:t>)</w:t>
            </w: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hint="eastAsia"/>
                <w:color w:val="008000"/>
                <w:kern w:val="0"/>
                <w:sz w:val="19"/>
                <w:szCs w:val="19"/>
              </w:rPr>
              <w:t>判断本身不是代表</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a_set.Parent = &amp;</w:t>
            </w:r>
            <w:r>
              <w:rPr>
                <w:rFonts w:ascii="新宋体" w:hAnsi="新宋体" w:cs="新宋体"/>
                <w:color w:val="000080"/>
                <w:kern w:val="0"/>
                <w:sz w:val="19"/>
                <w:szCs w:val="19"/>
              </w:rPr>
              <w:t>FindSet</w:t>
            </w:r>
            <w:r>
              <w:rPr>
                <w:rFonts w:ascii="新宋体" w:hAnsi="新宋体" w:cs="新宋体"/>
                <w:kern w:val="0"/>
                <w:sz w:val="19"/>
                <w:szCs w:val="19"/>
              </w:rPr>
              <w:t>(*a_set.</w:t>
            </w:r>
            <w:r>
              <w:rPr>
                <w:rFonts w:ascii="新宋体" w:hAnsi="新宋体" w:cs="新宋体"/>
                <w:color w:val="880000"/>
                <w:kern w:val="0"/>
                <w:sz w:val="19"/>
                <w:szCs w:val="19"/>
              </w:rPr>
              <w:t>Parent</w:t>
            </w: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*a_set.Parent;</w:t>
            </w:r>
          </w:p>
          <w:p w:rsidR="00B5642E" w:rsidRDefault="00B5642E" w:rsidP="00B5642E">
            <w:pPr>
              <w:autoSpaceDE w:val="0"/>
              <w:autoSpaceDN w:val="0"/>
              <w:adjustRightInd w:val="0"/>
              <w:jc w:val="left"/>
            </w:pPr>
            <w:r>
              <w:rPr>
                <w:rFonts w:ascii="新宋体" w:hAnsi="新宋体" w:cs="新宋体"/>
                <w:kern w:val="0"/>
                <w:sz w:val="19"/>
                <w:szCs w:val="19"/>
              </w:rPr>
              <w:t>}</w:t>
            </w:r>
          </w:p>
          <w:p w:rsidR="00B5642E" w:rsidRDefault="00B5642E" w:rsidP="00C249EB">
            <w:pPr>
              <w:pStyle w:val="a3"/>
              <w:ind w:firstLineChars="0" w:firstLine="0"/>
              <w:rPr>
                <w:kern w:val="0"/>
              </w:rPr>
            </w:pPr>
          </w:p>
        </w:tc>
      </w:tr>
    </w:tbl>
    <w:p w:rsidR="00C95C19" w:rsidRDefault="00C95C19" w:rsidP="00C249EB">
      <w:pPr>
        <w:pStyle w:val="a3"/>
        <w:ind w:left="840" w:firstLineChars="0" w:firstLine="0"/>
        <w:rPr>
          <w:kern w:val="0"/>
        </w:rPr>
      </w:pPr>
    </w:p>
    <w:p w:rsidR="008868FA" w:rsidRDefault="008868FA" w:rsidP="00C249EB">
      <w:pPr>
        <w:pStyle w:val="a3"/>
        <w:numPr>
          <w:ilvl w:val="1"/>
          <w:numId w:val="26"/>
        </w:numPr>
        <w:ind w:firstLineChars="0"/>
        <w:rPr>
          <w:kern w:val="0"/>
        </w:rPr>
      </w:pPr>
      <w:r>
        <w:rPr>
          <w:rFonts w:hint="eastAsia"/>
          <w:kern w:val="0"/>
        </w:rPr>
        <w:t>使用了这两种启发式策略之后，算法的最坏运行时间为</w:t>
      </w:r>
      <w:r>
        <w:rPr>
          <w:rFonts w:hint="eastAsia"/>
          <w:kern w:val="0"/>
        </w:rPr>
        <w:t>O(m*</w:t>
      </w:r>
      <w:r>
        <w:rPr>
          <w:rFonts w:cstheme="minorHAnsi"/>
          <w:kern w:val="0"/>
        </w:rPr>
        <w:t>α</w:t>
      </w:r>
      <w:r>
        <w:rPr>
          <w:rFonts w:hint="eastAsia"/>
          <w:kern w:val="0"/>
        </w:rPr>
        <w:t>(n))</w:t>
      </w:r>
      <w:r>
        <w:rPr>
          <w:rFonts w:hint="eastAsia"/>
          <w:kern w:val="0"/>
        </w:rPr>
        <w:t>，</w:t>
      </w:r>
      <w:r w:rsidR="0064684D">
        <w:rPr>
          <w:rFonts w:hint="eastAsia"/>
          <w:kern w:val="0"/>
        </w:rPr>
        <w:t>其中</w:t>
      </w:r>
      <w:r w:rsidR="0064684D">
        <w:rPr>
          <w:rFonts w:hint="eastAsia"/>
          <w:kern w:val="0"/>
        </w:rPr>
        <w:t>m</w:t>
      </w:r>
      <w:r w:rsidR="0064684D">
        <w:rPr>
          <w:rFonts w:hint="eastAsia"/>
          <w:kern w:val="0"/>
        </w:rPr>
        <w:t>是操作序列中所有的操作的个数总和。</w:t>
      </w:r>
      <w:r w:rsidR="0064684D">
        <w:rPr>
          <w:kern w:val="0"/>
        </w:rPr>
        <w:br/>
      </w:r>
      <w:r>
        <w:rPr>
          <w:rFonts w:cstheme="minorHAnsi" w:hint="eastAsia"/>
          <w:kern w:val="0"/>
        </w:rPr>
        <w:t>对于宇宙中的所有原子数之和</w:t>
      </w:r>
      <w:r>
        <w:rPr>
          <w:rFonts w:cstheme="minorHAnsi" w:hint="eastAsia"/>
          <w:kern w:val="0"/>
        </w:rPr>
        <w:t>x,</w:t>
      </w:r>
      <w:r w:rsidRPr="008868FA">
        <w:rPr>
          <w:rFonts w:cstheme="minorHAnsi"/>
          <w:kern w:val="0"/>
        </w:rPr>
        <w:t xml:space="preserve"> </w:t>
      </w:r>
      <w:r>
        <w:rPr>
          <w:rFonts w:cstheme="minorHAnsi"/>
          <w:kern w:val="0"/>
        </w:rPr>
        <w:t>α</w:t>
      </w:r>
      <w:r>
        <w:rPr>
          <w:rFonts w:hint="eastAsia"/>
          <w:kern w:val="0"/>
        </w:rPr>
        <w:t>(x)&lt;=4</w:t>
      </w:r>
      <w:r>
        <w:rPr>
          <w:rFonts w:hint="eastAsia"/>
          <w:kern w:val="0"/>
        </w:rPr>
        <w:t>，所以说算法的实际时间是线性的。</w:t>
      </w:r>
    </w:p>
    <w:p w:rsidR="001D356F" w:rsidRDefault="001D356F">
      <w:pPr>
        <w:rPr>
          <w:kern w:val="0"/>
        </w:rPr>
      </w:pPr>
    </w:p>
    <w:p w:rsidR="00EC1E60" w:rsidRDefault="00EC1E60" w:rsidP="00EC1E60">
      <w:pPr>
        <w:rPr>
          <w:ins w:id="1053" w:author="tcq" w:date="2011-06-17T23:29:00Z"/>
          <w:rFonts w:ascii="Simsun" w:hAnsi="Simsun" w:cs="宋体" w:hint="eastAsia"/>
          <w:sz w:val="27"/>
          <w:szCs w:val="27"/>
        </w:rPr>
      </w:pPr>
    </w:p>
    <w:p w:rsidR="00EC1E60" w:rsidRPr="00532D98" w:rsidRDefault="00EC1E60" w:rsidP="00EC1E60">
      <w:pPr>
        <w:rPr>
          <w:ins w:id="1054" w:author="tcq" w:date="2011-06-17T23:29:00Z"/>
          <w:rFonts w:hint="eastAsia"/>
        </w:rPr>
      </w:pPr>
      <w:ins w:id="1055" w:author="tcq" w:date="2011-06-17T23:29: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1056" w:author="tcq" w:date="2011-06-17T23:29:00Z"/>
        </w:trPr>
        <w:tc>
          <w:tcPr>
            <w:tcW w:w="11840" w:type="dxa"/>
          </w:tcPr>
          <w:p w:rsidR="007548B3" w:rsidRPr="007548B3" w:rsidRDefault="007548B3" w:rsidP="007548B3">
            <w:pPr>
              <w:rPr>
                <w:ins w:id="1057" w:author="tcq" w:date="2011-06-17T23:39:00Z"/>
                <w:color w:val="00B0F0"/>
                <w:sz w:val="18"/>
                <w:szCs w:val="18"/>
              </w:rPr>
            </w:pPr>
            <w:ins w:id="1058" w:author="tcq" w:date="2011-06-17T23:39:00Z">
              <w:r w:rsidRPr="007548B3">
                <w:rPr>
                  <w:color w:val="00B0F0"/>
                  <w:sz w:val="18"/>
                  <w:szCs w:val="18"/>
                </w:rPr>
                <w:t>Union : 1---7</w:t>
              </w:r>
            </w:ins>
          </w:p>
          <w:p w:rsidR="007548B3" w:rsidRPr="007548B3" w:rsidRDefault="007548B3" w:rsidP="007548B3">
            <w:pPr>
              <w:rPr>
                <w:ins w:id="1059" w:author="tcq" w:date="2011-06-17T23:39:00Z"/>
                <w:color w:val="00B0F0"/>
                <w:sz w:val="18"/>
                <w:szCs w:val="18"/>
              </w:rPr>
            </w:pPr>
            <w:ins w:id="1060" w:author="tcq" w:date="2011-06-17T23:39:00Z">
              <w:r w:rsidRPr="007548B3">
                <w:rPr>
                  <w:color w:val="00B0F0"/>
                  <w:sz w:val="18"/>
                  <w:szCs w:val="18"/>
                </w:rPr>
                <w:t>Union : 4---0</w:t>
              </w:r>
            </w:ins>
          </w:p>
          <w:p w:rsidR="007548B3" w:rsidRPr="007548B3" w:rsidRDefault="007548B3" w:rsidP="007548B3">
            <w:pPr>
              <w:rPr>
                <w:ins w:id="1061" w:author="tcq" w:date="2011-06-17T23:39:00Z"/>
                <w:color w:val="00B0F0"/>
                <w:sz w:val="18"/>
                <w:szCs w:val="18"/>
              </w:rPr>
            </w:pPr>
            <w:ins w:id="1062" w:author="tcq" w:date="2011-06-17T23:39:00Z">
              <w:r w:rsidRPr="007548B3">
                <w:rPr>
                  <w:color w:val="00B0F0"/>
                  <w:sz w:val="18"/>
                  <w:szCs w:val="18"/>
                </w:rPr>
                <w:t>Union : 9---4</w:t>
              </w:r>
            </w:ins>
          </w:p>
          <w:p w:rsidR="007548B3" w:rsidRPr="007548B3" w:rsidRDefault="007548B3" w:rsidP="007548B3">
            <w:pPr>
              <w:rPr>
                <w:ins w:id="1063" w:author="tcq" w:date="2011-06-17T23:39:00Z"/>
                <w:color w:val="00B0F0"/>
                <w:sz w:val="18"/>
                <w:szCs w:val="18"/>
              </w:rPr>
            </w:pPr>
            <w:ins w:id="1064" w:author="tcq" w:date="2011-06-17T23:39:00Z">
              <w:r w:rsidRPr="007548B3">
                <w:rPr>
                  <w:color w:val="00B0F0"/>
                  <w:sz w:val="18"/>
                  <w:szCs w:val="18"/>
                </w:rPr>
                <w:t>Union : 8---8</w:t>
              </w:r>
            </w:ins>
          </w:p>
          <w:p w:rsidR="007548B3" w:rsidRPr="007548B3" w:rsidRDefault="007548B3" w:rsidP="007548B3">
            <w:pPr>
              <w:rPr>
                <w:ins w:id="1065" w:author="tcq" w:date="2011-06-17T23:39:00Z"/>
                <w:color w:val="00B0F0"/>
                <w:sz w:val="18"/>
                <w:szCs w:val="18"/>
              </w:rPr>
            </w:pPr>
            <w:ins w:id="1066" w:author="tcq" w:date="2011-06-17T23:39:00Z">
              <w:r w:rsidRPr="007548B3">
                <w:rPr>
                  <w:color w:val="00B0F0"/>
                  <w:sz w:val="18"/>
                  <w:szCs w:val="18"/>
                </w:rPr>
                <w:t>Union : 2---4</w:t>
              </w:r>
            </w:ins>
          </w:p>
          <w:p w:rsidR="007548B3" w:rsidRPr="007548B3" w:rsidRDefault="007548B3" w:rsidP="007548B3">
            <w:pPr>
              <w:rPr>
                <w:ins w:id="1067" w:author="tcq" w:date="2011-06-17T23:39:00Z"/>
                <w:color w:val="00B0F0"/>
                <w:sz w:val="18"/>
                <w:szCs w:val="18"/>
              </w:rPr>
            </w:pPr>
            <w:ins w:id="1068" w:author="tcq" w:date="2011-06-17T23:39:00Z">
              <w:r w:rsidRPr="007548B3">
                <w:rPr>
                  <w:color w:val="00B0F0"/>
                  <w:sz w:val="18"/>
                  <w:szCs w:val="18"/>
                </w:rPr>
                <w:t>0--------------&gt;0</w:t>
              </w:r>
            </w:ins>
          </w:p>
          <w:p w:rsidR="007548B3" w:rsidRPr="007548B3" w:rsidRDefault="007548B3" w:rsidP="007548B3">
            <w:pPr>
              <w:rPr>
                <w:ins w:id="1069" w:author="tcq" w:date="2011-06-17T23:39:00Z"/>
                <w:color w:val="00B0F0"/>
                <w:sz w:val="18"/>
                <w:szCs w:val="18"/>
              </w:rPr>
            </w:pPr>
            <w:ins w:id="1070" w:author="tcq" w:date="2011-06-17T23:39:00Z">
              <w:r w:rsidRPr="007548B3">
                <w:rPr>
                  <w:color w:val="00B0F0"/>
                  <w:sz w:val="18"/>
                  <w:szCs w:val="18"/>
                </w:rPr>
                <w:t>1--------------&gt;7</w:t>
              </w:r>
            </w:ins>
          </w:p>
          <w:p w:rsidR="007548B3" w:rsidRPr="007548B3" w:rsidRDefault="007548B3" w:rsidP="007548B3">
            <w:pPr>
              <w:rPr>
                <w:ins w:id="1071" w:author="tcq" w:date="2011-06-17T23:39:00Z"/>
                <w:color w:val="00B0F0"/>
                <w:sz w:val="18"/>
                <w:szCs w:val="18"/>
              </w:rPr>
            </w:pPr>
            <w:ins w:id="1072" w:author="tcq" w:date="2011-06-17T23:39:00Z">
              <w:r w:rsidRPr="007548B3">
                <w:rPr>
                  <w:color w:val="00B0F0"/>
                  <w:sz w:val="18"/>
                  <w:szCs w:val="18"/>
                </w:rPr>
                <w:t>2--------------&gt;0</w:t>
              </w:r>
            </w:ins>
          </w:p>
          <w:p w:rsidR="007548B3" w:rsidRPr="007548B3" w:rsidRDefault="007548B3" w:rsidP="007548B3">
            <w:pPr>
              <w:rPr>
                <w:ins w:id="1073" w:author="tcq" w:date="2011-06-17T23:39:00Z"/>
                <w:color w:val="00B0F0"/>
                <w:sz w:val="18"/>
                <w:szCs w:val="18"/>
              </w:rPr>
            </w:pPr>
            <w:ins w:id="1074" w:author="tcq" w:date="2011-06-17T23:39:00Z">
              <w:r w:rsidRPr="007548B3">
                <w:rPr>
                  <w:color w:val="00B0F0"/>
                  <w:sz w:val="18"/>
                  <w:szCs w:val="18"/>
                </w:rPr>
                <w:t>3--------------&gt;3</w:t>
              </w:r>
            </w:ins>
          </w:p>
          <w:p w:rsidR="007548B3" w:rsidRPr="007548B3" w:rsidRDefault="007548B3" w:rsidP="007548B3">
            <w:pPr>
              <w:rPr>
                <w:ins w:id="1075" w:author="tcq" w:date="2011-06-17T23:39:00Z"/>
                <w:color w:val="00B0F0"/>
                <w:sz w:val="18"/>
                <w:szCs w:val="18"/>
              </w:rPr>
            </w:pPr>
            <w:ins w:id="1076" w:author="tcq" w:date="2011-06-17T23:39:00Z">
              <w:r w:rsidRPr="007548B3">
                <w:rPr>
                  <w:color w:val="00B0F0"/>
                  <w:sz w:val="18"/>
                  <w:szCs w:val="18"/>
                </w:rPr>
                <w:t>4--------------&gt;0</w:t>
              </w:r>
            </w:ins>
          </w:p>
          <w:p w:rsidR="007548B3" w:rsidRPr="007548B3" w:rsidRDefault="007548B3" w:rsidP="007548B3">
            <w:pPr>
              <w:rPr>
                <w:ins w:id="1077" w:author="tcq" w:date="2011-06-17T23:39:00Z"/>
                <w:color w:val="00B0F0"/>
                <w:sz w:val="18"/>
                <w:szCs w:val="18"/>
              </w:rPr>
            </w:pPr>
            <w:ins w:id="1078" w:author="tcq" w:date="2011-06-17T23:39:00Z">
              <w:r w:rsidRPr="007548B3">
                <w:rPr>
                  <w:color w:val="00B0F0"/>
                  <w:sz w:val="18"/>
                  <w:szCs w:val="18"/>
                </w:rPr>
                <w:t>5--------------&gt;5</w:t>
              </w:r>
            </w:ins>
          </w:p>
          <w:p w:rsidR="007548B3" w:rsidRPr="007548B3" w:rsidRDefault="007548B3" w:rsidP="007548B3">
            <w:pPr>
              <w:rPr>
                <w:ins w:id="1079" w:author="tcq" w:date="2011-06-17T23:39:00Z"/>
                <w:color w:val="00B0F0"/>
                <w:sz w:val="18"/>
                <w:szCs w:val="18"/>
              </w:rPr>
            </w:pPr>
            <w:ins w:id="1080" w:author="tcq" w:date="2011-06-17T23:39:00Z">
              <w:r w:rsidRPr="007548B3">
                <w:rPr>
                  <w:color w:val="00B0F0"/>
                  <w:sz w:val="18"/>
                  <w:szCs w:val="18"/>
                </w:rPr>
                <w:t>6--------------&gt;6</w:t>
              </w:r>
            </w:ins>
          </w:p>
          <w:p w:rsidR="007548B3" w:rsidRPr="007548B3" w:rsidRDefault="007548B3" w:rsidP="007548B3">
            <w:pPr>
              <w:rPr>
                <w:ins w:id="1081" w:author="tcq" w:date="2011-06-17T23:39:00Z"/>
                <w:color w:val="00B0F0"/>
                <w:sz w:val="18"/>
                <w:szCs w:val="18"/>
              </w:rPr>
            </w:pPr>
            <w:ins w:id="1082" w:author="tcq" w:date="2011-06-17T23:39:00Z">
              <w:r w:rsidRPr="007548B3">
                <w:rPr>
                  <w:color w:val="00B0F0"/>
                  <w:sz w:val="18"/>
                  <w:szCs w:val="18"/>
                </w:rPr>
                <w:t>7--------------&gt;7</w:t>
              </w:r>
            </w:ins>
          </w:p>
          <w:p w:rsidR="007548B3" w:rsidRPr="007548B3" w:rsidRDefault="007548B3" w:rsidP="007548B3">
            <w:pPr>
              <w:rPr>
                <w:ins w:id="1083" w:author="tcq" w:date="2011-06-17T23:39:00Z"/>
                <w:color w:val="00B0F0"/>
                <w:sz w:val="18"/>
                <w:szCs w:val="18"/>
              </w:rPr>
            </w:pPr>
            <w:ins w:id="1084" w:author="tcq" w:date="2011-06-17T23:39:00Z">
              <w:r w:rsidRPr="007548B3">
                <w:rPr>
                  <w:color w:val="00B0F0"/>
                  <w:sz w:val="18"/>
                  <w:szCs w:val="18"/>
                </w:rPr>
                <w:t>8--------------&gt;8</w:t>
              </w:r>
            </w:ins>
          </w:p>
          <w:p w:rsidR="007548B3" w:rsidRPr="007548B3" w:rsidRDefault="007548B3" w:rsidP="007548B3">
            <w:pPr>
              <w:rPr>
                <w:ins w:id="1085" w:author="tcq" w:date="2011-06-17T23:39:00Z"/>
                <w:color w:val="00B0F0"/>
                <w:sz w:val="18"/>
                <w:szCs w:val="18"/>
              </w:rPr>
            </w:pPr>
            <w:ins w:id="1086" w:author="tcq" w:date="2011-06-17T23:39:00Z">
              <w:r w:rsidRPr="007548B3">
                <w:rPr>
                  <w:color w:val="00B0F0"/>
                  <w:sz w:val="18"/>
                  <w:szCs w:val="18"/>
                </w:rPr>
                <w:t>9--------------&gt;0</w:t>
              </w:r>
            </w:ins>
          </w:p>
          <w:p w:rsidR="00EC1E60" w:rsidRPr="000C5D60" w:rsidRDefault="007548B3" w:rsidP="007548B3">
            <w:pPr>
              <w:rPr>
                <w:ins w:id="1087" w:author="tcq" w:date="2011-06-17T23:29:00Z"/>
                <w:color w:val="00B0F0"/>
                <w:sz w:val="18"/>
                <w:szCs w:val="18"/>
              </w:rPr>
            </w:pPr>
            <w:ins w:id="1088" w:author="tcq" w:date="2011-06-17T23:39:00Z">
              <w:r w:rsidRPr="007548B3">
                <w:rPr>
                  <w:rFonts w:hint="eastAsia"/>
                  <w:color w:val="00B0F0"/>
                  <w:sz w:val="18"/>
                  <w:szCs w:val="18"/>
                </w:rPr>
                <w:t>请按任意键继续</w:t>
              </w:r>
              <w:r w:rsidRPr="007548B3">
                <w:rPr>
                  <w:rFonts w:hint="eastAsia"/>
                  <w:color w:val="00B0F0"/>
                  <w:sz w:val="18"/>
                  <w:szCs w:val="18"/>
                </w:rPr>
                <w:t>. . .</w:t>
              </w:r>
            </w:ins>
          </w:p>
        </w:tc>
      </w:tr>
    </w:tbl>
    <w:p w:rsidR="00EC1E60" w:rsidRPr="00532D98" w:rsidRDefault="00EC1E60" w:rsidP="00EC1E60">
      <w:pPr>
        <w:rPr>
          <w:ins w:id="1089" w:author="tcq" w:date="2011-06-17T23:29:00Z"/>
        </w:rPr>
      </w:pPr>
    </w:p>
    <w:p w:rsidR="001D356F" w:rsidRPr="00EC1E60" w:rsidRDefault="001D356F">
      <w:pPr>
        <w:rPr>
          <w:kern w:val="0"/>
          <w:rPrChange w:id="1090" w:author="tcq" w:date="2011-06-17T23:29:00Z">
            <w:rPr>
              <w:kern w:val="0"/>
            </w:rPr>
          </w:rPrChange>
        </w:rPr>
      </w:pPr>
    </w:p>
    <w:p w:rsidR="001D356F" w:rsidRDefault="00BD21B7" w:rsidP="00AA6DC5">
      <w:pPr>
        <w:pStyle w:val="2"/>
      </w:pPr>
      <w:r>
        <w:rPr>
          <w:rFonts w:hint="eastAsia"/>
        </w:rPr>
        <w:t>第六部分：图算法</w:t>
      </w:r>
    </w:p>
    <w:p w:rsidR="00BD21B7" w:rsidRDefault="00BD21B7">
      <w:pPr>
        <w:rPr>
          <w:kern w:val="0"/>
        </w:rPr>
      </w:pPr>
      <w:r>
        <w:rPr>
          <w:rFonts w:hint="eastAsia"/>
          <w:kern w:val="0"/>
        </w:rPr>
        <w:t>图是计算机科学中常用的一类数据结构。</w:t>
      </w:r>
    </w:p>
    <w:p w:rsidR="00BD21B7" w:rsidRDefault="00BD21B7">
      <w:pPr>
        <w:rPr>
          <w:kern w:val="0"/>
        </w:rPr>
      </w:pPr>
      <w:proofErr w:type="gramStart"/>
      <w:r>
        <w:rPr>
          <w:rFonts w:hint="eastAsia"/>
          <w:kern w:val="0"/>
        </w:rPr>
        <w:t>两种图</w:t>
      </w:r>
      <w:proofErr w:type="gramEnd"/>
      <w:r>
        <w:rPr>
          <w:rFonts w:hint="eastAsia"/>
          <w:kern w:val="0"/>
        </w:rPr>
        <w:t>的遍历方法：广度优先遍历（求每条边都是单位权值的图的最短路径）和深度优先遍历（拓扑排序、将有向图分解为强连通子图）。</w:t>
      </w:r>
    </w:p>
    <w:p w:rsidR="00BD21B7" w:rsidRDefault="00517B2A">
      <w:pPr>
        <w:rPr>
          <w:kern w:val="0"/>
        </w:rPr>
      </w:pPr>
      <w:proofErr w:type="gramStart"/>
      <w:r>
        <w:rPr>
          <w:rFonts w:hint="eastAsia"/>
          <w:kern w:val="0"/>
        </w:rPr>
        <w:t>最小权</w:t>
      </w:r>
      <w:proofErr w:type="gramEnd"/>
      <w:r>
        <w:rPr>
          <w:rFonts w:hint="eastAsia"/>
          <w:kern w:val="0"/>
        </w:rPr>
        <w:t>生成树：由连接了图中所有顶点的、</w:t>
      </w:r>
      <w:proofErr w:type="gramStart"/>
      <w:r>
        <w:rPr>
          <w:rFonts w:hint="eastAsia"/>
          <w:kern w:val="0"/>
        </w:rPr>
        <w:t>且权值</w:t>
      </w:r>
      <w:proofErr w:type="gramEnd"/>
      <w:r>
        <w:rPr>
          <w:rFonts w:hint="eastAsia"/>
          <w:kern w:val="0"/>
        </w:rPr>
        <w:t>最小的路径所构成。</w:t>
      </w:r>
    </w:p>
    <w:p w:rsidR="00517B2A" w:rsidRDefault="00517B2A">
      <w:pPr>
        <w:rPr>
          <w:kern w:val="0"/>
        </w:rPr>
      </w:pPr>
      <w:r>
        <w:rPr>
          <w:rFonts w:hint="eastAsia"/>
          <w:kern w:val="0"/>
        </w:rPr>
        <w:t>有向图中的最大流问题：这是个一般性的问题，会以多种形式出现；一个好的计算最大流量的算法可以用来有效地解决多种相关的问题。</w:t>
      </w:r>
    </w:p>
    <w:p w:rsidR="00517B2A" w:rsidRDefault="00517B2A">
      <w:pPr>
        <w:rPr>
          <w:kern w:val="0"/>
        </w:rPr>
      </w:pPr>
    </w:p>
    <w:p w:rsidR="00517B2A" w:rsidRDefault="00517B2A">
      <w:pPr>
        <w:rPr>
          <w:kern w:val="0"/>
        </w:rPr>
      </w:pPr>
    </w:p>
    <w:p w:rsidR="00517B2A" w:rsidRDefault="00517B2A" w:rsidP="00AA6DC5">
      <w:pPr>
        <w:pStyle w:val="3"/>
      </w:pPr>
      <w:r>
        <w:rPr>
          <w:rFonts w:hint="eastAsia"/>
        </w:rPr>
        <w:t>第22章：图的基本算法</w:t>
      </w:r>
    </w:p>
    <w:p w:rsidR="00517B2A" w:rsidRDefault="00285EE4" w:rsidP="00AA6DC5">
      <w:pPr>
        <w:pStyle w:val="a3"/>
        <w:numPr>
          <w:ilvl w:val="0"/>
          <w:numId w:val="27"/>
        </w:numPr>
        <w:ind w:firstLineChars="0"/>
        <w:rPr>
          <w:kern w:val="0"/>
        </w:rPr>
      </w:pPr>
      <w:r>
        <w:rPr>
          <w:rFonts w:hint="eastAsia"/>
          <w:kern w:val="0"/>
        </w:rPr>
        <w:t>图的搜索技术是图算法领域的核心</w:t>
      </w:r>
    </w:p>
    <w:p w:rsidR="00285EE4" w:rsidRDefault="00285EE4" w:rsidP="00AA6DC5">
      <w:pPr>
        <w:pStyle w:val="a3"/>
        <w:numPr>
          <w:ilvl w:val="0"/>
          <w:numId w:val="27"/>
        </w:numPr>
        <w:ind w:firstLineChars="0"/>
        <w:rPr>
          <w:kern w:val="0"/>
        </w:rPr>
      </w:pPr>
      <w:r>
        <w:rPr>
          <w:rFonts w:hint="eastAsia"/>
          <w:kern w:val="0"/>
        </w:rPr>
        <w:t>两种最普通的图的表示方法：邻接表法（节省空间）和邻接矩阵法（查询高效）</w:t>
      </w:r>
      <w:r>
        <w:rPr>
          <w:kern w:val="0"/>
        </w:rPr>
        <w:br/>
      </w:r>
      <w:r>
        <w:rPr>
          <w:rFonts w:hint="eastAsia"/>
          <w:kern w:val="0"/>
        </w:rPr>
        <w:t>稀疏图多用邻接表法来表示；而稠密图则用邻接矩阵法来表示比较好。</w:t>
      </w:r>
    </w:p>
    <w:p w:rsidR="00285EE4" w:rsidRDefault="005D53ED" w:rsidP="00AA6DC5">
      <w:pPr>
        <w:pStyle w:val="a3"/>
        <w:numPr>
          <w:ilvl w:val="0"/>
          <w:numId w:val="27"/>
        </w:numPr>
        <w:ind w:firstLineChars="0"/>
        <w:rPr>
          <w:kern w:val="0"/>
        </w:rPr>
      </w:pPr>
      <w:r>
        <w:rPr>
          <w:rFonts w:hint="eastAsia"/>
          <w:kern w:val="0"/>
        </w:rPr>
        <w:t>不论是有向图还是无向图，邻接表法都有一个很好的特性，即它所需要的存储空间为</w:t>
      </w:r>
      <w:r>
        <w:rPr>
          <w:rFonts w:hint="eastAsia"/>
          <w:kern w:val="0"/>
        </w:rPr>
        <w:t>O(V+E)</w:t>
      </w:r>
      <w:r>
        <w:rPr>
          <w:rFonts w:hint="eastAsia"/>
          <w:kern w:val="0"/>
        </w:rPr>
        <w:t>；邻接表</w:t>
      </w:r>
      <w:proofErr w:type="gramStart"/>
      <w:r>
        <w:rPr>
          <w:rFonts w:hint="eastAsia"/>
          <w:kern w:val="0"/>
        </w:rPr>
        <w:t>表示法稍作</w:t>
      </w:r>
      <w:proofErr w:type="gramEnd"/>
      <w:r>
        <w:rPr>
          <w:rFonts w:hint="eastAsia"/>
          <w:kern w:val="0"/>
        </w:rPr>
        <w:t>修改就能支持其它</w:t>
      </w:r>
      <w:proofErr w:type="gramStart"/>
      <w:r>
        <w:rPr>
          <w:rFonts w:hint="eastAsia"/>
          <w:kern w:val="0"/>
        </w:rPr>
        <w:t>多种图</w:t>
      </w:r>
      <w:proofErr w:type="gramEnd"/>
      <w:r>
        <w:rPr>
          <w:rFonts w:hint="eastAsia"/>
          <w:kern w:val="0"/>
        </w:rPr>
        <w:t>的变体，因而有着很强的适应性。</w:t>
      </w:r>
    </w:p>
    <w:p w:rsidR="005D53ED" w:rsidRDefault="005D53ED" w:rsidP="00AA6DC5">
      <w:pPr>
        <w:pStyle w:val="a3"/>
        <w:numPr>
          <w:ilvl w:val="0"/>
          <w:numId w:val="27"/>
        </w:numPr>
        <w:ind w:firstLineChars="0"/>
        <w:rPr>
          <w:kern w:val="0"/>
        </w:rPr>
      </w:pPr>
      <w:r>
        <w:rPr>
          <w:rFonts w:hint="eastAsia"/>
          <w:kern w:val="0"/>
        </w:rPr>
        <w:t>无向图的邻接矩阵</w:t>
      </w:r>
      <w:r>
        <w:rPr>
          <w:rFonts w:hint="eastAsia"/>
          <w:kern w:val="0"/>
        </w:rPr>
        <w:t>A</w:t>
      </w:r>
      <w:r>
        <w:rPr>
          <w:rFonts w:hint="eastAsia"/>
          <w:kern w:val="0"/>
        </w:rPr>
        <w:t>就是它的转置矩阵：</w:t>
      </w:r>
      <w:r>
        <w:rPr>
          <w:rFonts w:hint="eastAsia"/>
          <w:kern w:val="0"/>
        </w:rPr>
        <w:t>A=A</w:t>
      </w:r>
      <w:r w:rsidRPr="00AA6DC5">
        <w:rPr>
          <w:kern w:val="0"/>
          <w:vertAlign w:val="superscript"/>
        </w:rPr>
        <w:t>T</w:t>
      </w:r>
      <w:r>
        <w:rPr>
          <w:rFonts w:hint="eastAsia"/>
          <w:kern w:val="0"/>
        </w:rPr>
        <w:t>。在某些应用中，可以只存储邻接矩阵的对角线及对角线以上的部分，这样一来，图所占用的存储空间几乎可以减少一半</w:t>
      </w:r>
    </w:p>
    <w:p w:rsidR="005D53ED" w:rsidRDefault="005D53ED" w:rsidP="00AA6DC5">
      <w:pPr>
        <w:pStyle w:val="a3"/>
        <w:numPr>
          <w:ilvl w:val="0"/>
          <w:numId w:val="27"/>
        </w:numPr>
        <w:ind w:firstLineChars="0"/>
        <w:rPr>
          <w:kern w:val="0"/>
        </w:rPr>
      </w:pPr>
      <w:r>
        <w:rPr>
          <w:rFonts w:hint="eastAsia"/>
          <w:kern w:val="0"/>
        </w:rPr>
        <w:t>邻接表表示和邻接矩阵表示在渐近意义上至少是一样有效的，但由于邻接矩阵简单明了，因而当图较小时，更多</w:t>
      </w:r>
      <w:proofErr w:type="gramStart"/>
      <w:r>
        <w:rPr>
          <w:rFonts w:hint="eastAsia"/>
          <w:kern w:val="0"/>
        </w:rPr>
        <w:t>多</w:t>
      </w:r>
      <w:proofErr w:type="gramEnd"/>
      <w:r>
        <w:rPr>
          <w:rFonts w:hint="eastAsia"/>
          <w:kern w:val="0"/>
        </w:rPr>
        <w:t>地采用邻接矩阵来表示。另外，如果一个</w:t>
      </w:r>
      <w:proofErr w:type="gramStart"/>
      <w:r>
        <w:rPr>
          <w:rFonts w:hint="eastAsia"/>
          <w:kern w:val="0"/>
        </w:rPr>
        <w:t>图不是</w:t>
      </w:r>
      <w:proofErr w:type="gramEnd"/>
      <w:r>
        <w:rPr>
          <w:rFonts w:hint="eastAsia"/>
          <w:kern w:val="0"/>
        </w:rPr>
        <w:t>加权的，采用邻接矩阵的存储形式还有一个优越性：在存储邻接矩阵的每个元素时，可以只用一个二进位，而不必有一个字的空间。</w:t>
      </w:r>
      <w:r>
        <w:rPr>
          <w:kern w:val="0"/>
        </w:rPr>
        <w:br/>
      </w:r>
      <w:r>
        <w:rPr>
          <w:rFonts w:hint="eastAsia"/>
          <w:kern w:val="0"/>
        </w:rPr>
        <w:t>这样，当采用了二进位以及表示无向图的技巧时，邻接矩阵法的占用空间大的缺点</w:t>
      </w:r>
      <w:r w:rsidR="00243BB7">
        <w:rPr>
          <w:rFonts w:hint="eastAsia"/>
          <w:kern w:val="0"/>
        </w:rPr>
        <w:t>就</w:t>
      </w:r>
      <w:r>
        <w:rPr>
          <w:rFonts w:hint="eastAsia"/>
          <w:kern w:val="0"/>
        </w:rPr>
        <w:t>可以得到一定程度上的改善！</w:t>
      </w:r>
    </w:p>
    <w:p w:rsidR="005D53ED" w:rsidRDefault="0086594F" w:rsidP="00AA6DC5">
      <w:pPr>
        <w:pStyle w:val="a3"/>
        <w:numPr>
          <w:ilvl w:val="0"/>
          <w:numId w:val="27"/>
        </w:numPr>
        <w:ind w:firstLineChars="0"/>
        <w:rPr>
          <w:kern w:val="0"/>
        </w:rPr>
      </w:pPr>
      <w:r>
        <w:rPr>
          <w:rFonts w:hint="eastAsia"/>
          <w:kern w:val="0"/>
        </w:rPr>
        <w:t>广度优先搜索能够得到这种意义上的最短路径：每条边的权值都为</w:t>
      </w:r>
      <w:r>
        <w:rPr>
          <w:rFonts w:hint="eastAsia"/>
          <w:kern w:val="0"/>
        </w:rPr>
        <w:t>1</w:t>
      </w:r>
      <w:r>
        <w:rPr>
          <w:rFonts w:hint="eastAsia"/>
          <w:kern w:val="0"/>
        </w:rPr>
        <w:t>，即所有的边都具有单位权值。</w:t>
      </w:r>
      <w:r>
        <w:rPr>
          <w:kern w:val="0"/>
        </w:rPr>
        <w:br/>
      </w:r>
      <w:r>
        <w:rPr>
          <w:rFonts w:hint="eastAsia"/>
          <w:kern w:val="0"/>
        </w:rPr>
        <w:t>广度优先所产生的广度优先树是每个顶点到</w:t>
      </w:r>
      <w:r>
        <w:rPr>
          <w:rFonts w:hint="eastAsia"/>
          <w:kern w:val="0"/>
        </w:rPr>
        <w:t>s</w:t>
      </w:r>
      <w:r>
        <w:rPr>
          <w:rFonts w:hint="eastAsia"/>
          <w:kern w:val="0"/>
        </w:rPr>
        <w:t>的最短距离。</w:t>
      </w:r>
    </w:p>
    <w:p w:rsidR="0086594F" w:rsidRDefault="0086594F" w:rsidP="00AA6DC5">
      <w:pPr>
        <w:pStyle w:val="a3"/>
        <w:numPr>
          <w:ilvl w:val="0"/>
          <w:numId w:val="27"/>
        </w:numPr>
        <w:ind w:firstLineChars="0"/>
        <w:rPr>
          <w:kern w:val="0"/>
        </w:rPr>
      </w:pPr>
      <w:r>
        <w:rPr>
          <w:rFonts w:hint="eastAsia"/>
          <w:kern w:val="0"/>
        </w:rPr>
        <w:t>深度优先搜索除了创建一个深度优先森林外，深度优先搜索同时为每个顶点加盖时间戳。每个顶点</w:t>
      </w:r>
      <w:r>
        <w:rPr>
          <w:rFonts w:hint="eastAsia"/>
          <w:kern w:val="0"/>
        </w:rPr>
        <w:t>v</w:t>
      </w:r>
      <w:r>
        <w:rPr>
          <w:rFonts w:hint="eastAsia"/>
          <w:kern w:val="0"/>
        </w:rPr>
        <w:t>有两个时间戳：当顶点</w:t>
      </w:r>
      <w:r>
        <w:rPr>
          <w:rFonts w:hint="eastAsia"/>
          <w:kern w:val="0"/>
        </w:rPr>
        <w:t>v</w:t>
      </w:r>
      <w:r>
        <w:rPr>
          <w:rFonts w:hint="eastAsia"/>
          <w:kern w:val="0"/>
        </w:rPr>
        <w:t>第一次被发现时，记录下第一个时间戳</w:t>
      </w:r>
      <w:r>
        <w:rPr>
          <w:rFonts w:hint="eastAsia"/>
          <w:kern w:val="0"/>
        </w:rPr>
        <w:t>d[v]</w:t>
      </w:r>
      <w:r>
        <w:rPr>
          <w:rFonts w:hint="eastAsia"/>
          <w:kern w:val="0"/>
        </w:rPr>
        <w:t>，当结束检查</w:t>
      </w:r>
      <w:r>
        <w:rPr>
          <w:rFonts w:hint="eastAsia"/>
          <w:kern w:val="0"/>
        </w:rPr>
        <w:t>v</w:t>
      </w:r>
      <w:r>
        <w:rPr>
          <w:rFonts w:hint="eastAsia"/>
          <w:kern w:val="0"/>
        </w:rPr>
        <w:t>的邻接表时，记录下第二个时间戳</w:t>
      </w:r>
      <w:r>
        <w:rPr>
          <w:rFonts w:hint="eastAsia"/>
          <w:kern w:val="0"/>
        </w:rPr>
        <w:t>f[v]</w:t>
      </w:r>
      <w:r>
        <w:rPr>
          <w:rFonts w:hint="eastAsia"/>
          <w:kern w:val="0"/>
        </w:rPr>
        <w:t>。</w:t>
      </w:r>
      <w:r>
        <w:rPr>
          <w:kern w:val="0"/>
        </w:rPr>
        <w:br/>
      </w:r>
      <w:r>
        <w:rPr>
          <w:rFonts w:hint="eastAsia"/>
          <w:kern w:val="0"/>
        </w:rPr>
        <w:t>许多基于深度优先搜索的图算法都用到了时间戳，它们对推算深度优先搜索的时行情况有很大的帮助。</w:t>
      </w:r>
    </w:p>
    <w:p w:rsidR="0086594F" w:rsidRDefault="0086594F" w:rsidP="00AA6DC5">
      <w:pPr>
        <w:pStyle w:val="a3"/>
        <w:numPr>
          <w:ilvl w:val="0"/>
          <w:numId w:val="27"/>
        </w:numPr>
        <w:ind w:firstLineChars="0"/>
        <w:rPr>
          <w:kern w:val="0"/>
        </w:rPr>
      </w:pPr>
      <w:r>
        <w:rPr>
          <w:rFonts w:hint="eastAsia"/>
          <w:kern w:val="0"/>
        </w:rPr>
        <w:t>这次重新复习深度优先算法，得到的最大的启示就是使用了这</w:t>
      </w:r>
      <w:r>
        <w:rPr>
          <w:rFonts w:hint="eastAsia"/>
          <w:kern w:val="0"/>
        </w:rPr>
        <w:t>2</w:t>
      </w:r>
      <w:r>
        <w:rPr>
          <w:rFonts w:hint="eastAsia"/>
          <w:kern w:val="0"/>
        </w:rPr>
        <w:t>个时间戳，真的是很有用</w:t>
      </w:r>
      <w:r w:rsidR="00F70A6D">
        <w:rPr>
          <w:rFonts w:hint="eastAsia"/>
          <w:kern w:val="0"/>
        </w:rPr>
        <w:t>很好的创新啊</w:t>
      </w:r>
      <w:r>
        <w:rPr>
          <w:rFonts w:hint="eastAsia"/>
          <w:kern w:val="0"/>
        </w:rPr>
        <w:t>。</w:t>
      </w:r>
      <w:proofErr w:type="gramStart"/>
      <w:r>
        <w:rPr>
          <w:rFonts w:hint="eastAsia"/>
          <w:kern w:val="0"/>
        </w:rPr>
        <w:t>当记录</w:t>
      </w:r>
      <w:proofErr w:type="gramEnd"/>
      <w:r>
        <w:rPr>
          <w:rFonts w:hint="eastAsia"/>
          <w:kern w:val="0"/>
        </w:rPr>
        <w:t>下这</w:t>
      </w:r>
      <w:r>
        <w:rPr>
          <w:rFonts w:hint="eastAsia"/>
          <w:kern w:val="0"/>
        </w:rPr>
        <w:t>2</w:t>
      </w:r>
      <w:r>
        <w:rPr>
          <w:rFonts w:hint="eastAsia"/>
          <w:kern w:val="0"/>
        </w:rPr>
        <w:t>个时间戳之后，很多东西都可以由这对时间戳来推导出来了（比如拓扑排序、深度遍历的次序等）。</w:t>
      </w:r>
    </w:p>
    <w:p w:rsidR="00F70A6D" w:rsidRDefault="00764806" w:rsidP="00AA6DC5">
      <w:pPr>
        <w:pStyle w:val="a3"/>
        <w:numPr>
          <w:ilvl w:val="0"/>
          <w:numId w:val="27"/>
        </w:numPr>
        <w:ind w:firstLineChars="0"/>
        <w:rPr>
          <w:kern w:val="0"/>
        </w:rPr>
      </w:pPr>
      <w:r>
        <w:rPr>
          <w:rFonts w:hint="eastAsia"/>
          <w:kern w:val="0"/>
        </w:rPr>
        <w:t>广度搜索通常用于从</w:t>
      </w:r>
      <w:proofErr w:type="gramStart"/>
      <w:r>
        <w:rPr>
          <w:rFonts w:hint="eastAsia"/>
          <w:kern w:val="0"/>
        </w:rPr>
        <w:t>某个源</w:t>
      </w:r>
      <w:proofErr w:type="gramEnd"/>
      <w:r>
        <w:rPr>
          <w:rFonts w:hint="eastAsia"/>
          <w:kern w:val="0"/>
        </w:rPr>
        <w:t>顶点开始，寻找最短路径距离（以及相关的先辈子图）。深度优先搜索通常作为另一个算法中的一个子程序。</w:t>
      </w:r>
    </w:p>
    <w:p w:rsidR="0086594F" w:rsidRDefault="001C2D43" w:rsidP="00AA6DC5">
      <w:pPr>
        <w:pStyle w:val="a3"/>
        <w:numPr>
          <w:ilvl w:val="0"/>
          <w:numId w:val="27"/>
        </w:numPr>
        <w:ind w:firstLineChars="0"/>
        <w:rPr>
          <w:kern w:val="0"/>
        </w:rPr>
      </w:pPr>
      <w:r w:rsidRPr="00AA6DC5">
        <w:rPr>
          <w:rFonts w:hint="eastAsia"/>
          <w:color w:val="00B0F0"/>
          <w:kern w:val="0"/>
        </w:rPr>
        <w:t>后裔区间的嵌套</w:t>
      </w:r>
      <w:r>
        <w:rPr>
          <w:rFonts w:hint="eastAsia"/>
          <w:kern w:val="0"/>
        </w:rPr>
        <w:t>：在一个（有向或无向）图</w:t>
      </w:r>
      <w:r>
        <w:rPr>
          <w:rFonts w:hint="eastAsia"/>
          <w:kern w:val="0"/>
        </w:rPr>
        <w:t>G</w:t>
      </w:r>
      <w:r>
        <w:rPr>
          <w:rFonts w:hint="eastAsia"/>
          <w:kern w:val="0"/>
        </w:rPr>
        <w:t>中的深度优先森林中，顶点</w:t>
      </w:r>
      <w:r>
        <w:rPr>
          <w:rFonts w:hint="eastAsia"/>
          <w:kern w:val="0"/>
        </w:rPr>
        <w:t>v</w:t>
      </w:r>
      <w:r>
        <w:rPr>
          <w:rFonts w:hint="eastAsia"/>
          <w:kern w:val="0"/>
        </w:rPr>
        <w:t>是顶点</w:t>
      </w:r>
      <w:r>
        <w:rPr>
          <w:rFonts w:hint="eastAsia"/>
          <w:kern w:val="0"/>
        </w:rPr>
        <w:t>u</w:t>
      </w:r>
      <w:r>
        <w:rPr>
          <w:rFonts w:hint="eastAsia"/>
          <w:kern w:val="0"/>
        </w:rPr>
        <w:t>的后裔，当且仅当</w:t>
      </w:r>
      <w:r>
        <w:rPr>
          <w:rFonts w:hint="eastAsia"/>
          <w:kern w:val="0"/>
        </w:rPr>
        <w:t>d[u]&lt;d[v]&lt;f[v]&lt;d[u]</w:t>
      </w:r>
      <w:r w:rsidR="00F97706">
        <w:rPr>
          <w:rFonts w:hint="eastAsia"/>
          <w:kern w:val="0"/>
        </w:rPr>
        <w:t>，由这关系可以推导出大部分的与时间</w:t>
      </w:r>
      <w:proofErr w:type="gramStart"/>
      <w:r w:rsidR="00F97706">
        <w:rPr>
          <w:rFonts w:hint="eastAsia"/>
          <w:kern w:val="0"/>
        </w:rPr>
        <w:t>戳相关</w:t>
      </w:r>
      <w:proofErr w:type="gramEnd"/>
      <w:r w:rsidR="00F97706">
        <w:rPr>
          <w:rFonts w:hint="eastAsia"/>
          <w:kern w:val="0"/>
        </w:rPr>
        <w:t>的性质。</w:t>
      </w:r>
    </w:p>
    <w:p w:rsidR="001C2D43" w:rsidRDefault="00491999" w:rsidP="00AA6DC5">
      <w:pPr>
        <w:pStyle w:val="a3"/>
        <w:numPr>
          <w:ilvl w:val="0"/>
          <w:numId w:val="27"/>
        </w:numPr>
        <w:ind w:firstLineChars="0"/>
        <w:rPr>
          <w:kern w:val="0"/>
        </w:rPr>
      </w:pPr>
      <w:r>
        <w:rPr>
          <w:rFonts w:hint="eastAsia"/>
          <w:kern w:val="0"/>
        </w:rPr>
        <w:t>边的分类：树边、反向边、正向边、交叉边。</w:t>
      </w:r>
      <w:del w:id="1091" w:author="tcq" w:date="2011-06-17T17:44:00Z">
        <w:r w:rsidDel="00FD0210">
          <w:rPr>
            <w:kern w:val="0"/>
          </w:rPr>
          <w:br/>
        </w:r>
      </w:del>
    </w:p>
    <w:p w:rsidR="00491999" w:rsidRDefault="00086EEA" w:rsidP="00AA6DC5">
      <w:pPr>
        <w:pStyle w:val="a3"/>
        <w:numPr>
          <w:ilvl w:val="0"/>
          <w:numId w:val="27"/>
        </w:numPr>
        <w:ind w:firstLineChars="0"/>
        <w:rPr>
          <w:kern w:val="0"/>
        </w:rPr>
      </w:pPr>
      <w:r>
        <w:rPr>
          <w:rFonts w:hint="eastAsia"/>
          <w:kern w:val="0"/>
        </w:rPr>
        <w:t>拓扑排序</w:t>
      </w:r>
      <w:r w:rsidR="00DA1456">
        <w:rPr>
          <w:rFonts w:hint="eastAsia"/>
          <w:kern w:val="0"/>
        </w:rPr>
        <w:t>：在很多应用中，有向无回路图说明事件发生的先后次序。</w:t>
      </w:r>
      <w:r w:rsidR="00DA1456">
        <w:rPr>
          <w:kern w:val="0"/>
        </w:rPr>
        <w:br/>
      </w:r>
      <w:r w:rsidR="00DA1456">
        <w:rPr>
          <w:rFonts w:hint="eastAsia"/>
          <w:kern w:val="0"/>
        </w:rPr>
        <w:t>在深度优先遍历的基础上，对有向无回路图进行拓扑排序简直是小菜</w:t>
      </w:r>
      <w:proofErr w:type="gramStart"/>
      <w:r w:rsidR="00DA1456">
        <w:rPr>
          <w:rFonts w:hint="eastAsia"/>
          <w:kern w:val="0"/>
        </w:rPr>
        <w:t>一蹀</w:t>
      </w:r>
      <w:proofErr w:type="gramEnd"/>
      <w:r w:rsidR="00DA1456">
        <w:rPr>
          <w:rFonts w:hint="eastAsia"/>
          <w:kern w:val="0"/>
        </w:rPr>
        <w:t>。根据遍历所得到的时间戳</w:t>
      </w:r>
      <w:r w:rsidR="00DA1456">
        <w:rPr>
          <w:rFonts w:hint="eastAsia"/>
          <w:kern w:val="0"/>
        </w:rPr>
        <w:t>f[i]</w:t>
      </w:r>
      <w:r w:rsidR="00DA1456">
        <w:rPr>
          <w:rFonts w:hint="eastAsia"/>
          <w:kern w:val="0"/>
        </w:rPr>
        <w:t>逆向排序就好了。</w:t>
      </w:r>
    </w:p>
    <w:p w:rsidR="00DA1456" w:rsidRDefault="00DA1456" w:rsidP="00AA6DC5">
      <w:pPr>
        <w:pStyle w:val="a3"/>
        <w:numPr>
          <w:ilvl w:val="0"/>
          <w:numId w:val="27"/>
        </w:numPr>
        <w:ind w:firstLineChars="0"/>
        <w:rPr>
          <w:kern w:val="0"/>
        </w:rPr>
      </w:pPr>
      <w:r>
        <w:rPr>
          <w:rFonts w:hint="eastAsia"/>
          <w:kern w:val="0"/>
        </w:rPr>
        <w:t>拓扑排序的顶点以与其完成</w:t>
      </w:r>
      <w:proofErr w:type="gramStart"/>
      <w:r>
        <w:rPr>
          <w:rFonts w:hint="eastAsia"/>
          <w:kern w:val="0"/>
        </w:rPr>
        <w:t>时间时间</w:t>
      </w:r>
      <w:proofErr w:type="gramEnd"/>
      <w:r>
        <w:rPr>
          <w:rFonts w:hint="eastAsia"/>
          <w:kern w:val="0"/>
        </w:rPr>
        <w:t>相反的顺序出现。这种新方法真是长见识啊，比我以前使用的方法好多了，这种方法在遍历完只需要一个简单的</w:t>
      </w:r>
      <w:r>
        <w:rPr>
          <w:rFonts w:hint="eastAsia"/>
          <w:kern w:val="0"/>
        </w:rPr>
        <w:t>sort</w:t>
      </w:r>
      <w:r>
        <w:rPr>
          <w:rFonts w:hint="eastAsia"/>
          <w:kern w:val="0"/>
        </w:rPr>
        <w:t>就完成了拓扑排序，时间复杂度也降低为</w:t>
      </w:r>
      <w:r>
        <w:rPr>
          <w:rFonts w:hint="eastAsia"/>
          <w:kern w:val="0"/>
        </w:rPr>
        <w:t>O(V+E)</w:t>
      </w:r>
      <w:r>
        <w:rPr>
          <w:rFonts w:hint="eastAsia"/>
          <w:kern w:val="0"/>
        </w:rPr>
        <w:t>。</w:t>
      </w:r>
    </w:p>
    <w:p w:rsidR="00DA1456" w:rsidRDefault="00DA1456" w:rsidP="00AA6DC5">
      <w:pPr>
        <w:pStyle w:val="a3"/>
        <w:numPr>
          <w:ilvl w:val="0"/>
          <w:numId w:val="27"/>
        </w:numPr>
        <w:ind w:firstLineChars="0"/>
        <w:rPr>
          <w:kern w:val="0"/>
        </w:rPr>
      </w:pPr>
      <w:r>
        <w:rPr>
          <w:rFonts w:hint="eastAsia"/>
          <w:kern w:val="0"/>
        </w:rPr>
        <w:t>这种新的拓扑排序的方法的理论基础是：对于任一对不同的顶点</w:t>
      </w:r>
      <w:r>
        <w:rPr>
          <w:rFonts w:hint="eastAsia"/>
          <w:kern w:val="0"/>
        </w:rPr>
        <w:t>u,v</w:t>
      </w:r>
      <w:r>
        <w:rPr>
          <w:rFonts w:hint="eastAsia"/>
          <w:kern w:val="0"/>
        </w:rPr>
        <w:t>，如果存在一条从</w:t>
      </w:r>
      <w:r>
        <w:rPr>
          <w:rFonts w:hint="eastAsia"/>
          <w:kern w:val="0"/>
        </w:rPr>
        <w:t>u -&gt; v</w:t>
      </w:r>
      <w:r>
        <w:rPr>
          <w:rFonts w:hint="eastAsia"/>
          <w:kern w:val="0"/>
        </w:rPr>
        <w:t>的边，那么</w:t>
      </w:r>
      <w:r>
        <w:rPr>
          <w:rFonts w:hint="eastAsia"/>
          <w:kern w:val="0"/>
        </w:rPr>
        <w:t>u</w:t>
      </w:r>
      <w:r>
        <w:rPr>
          <w:rFonts w:hint="eastAsia"/>
          <w:kern w:val="0"/>
        </w:rPr>
        <w:t>在拓扑排序的结果中一定在</w:t>
      </w:r>
      <w:r>
        <w:rPr>
          <w:rFonts w:hint="eastAsia"/>
          <w:kern w:val="0"/>
        </w:rPr>
        <w:t>v</w:t>
      </w:r>
      <w:r>
        <w:rPr>
          <w:rFonts w:hint="eastAsia"/>
          <w:kern w:val="0"/>
        </w:rPr>
        <w:t>的前面。而又根据后裔区间嵌套的定理：如果存在</w:t>
      </w:r>
      <w:r>
        <w:rPr>
          <w:rFonts w:hint="eastAsia"/>
          <w:kern w:val="0"/>
        </w:rPr>
        <w:t>u -&gt; v</w:t>
      </w:r>
      <w:r>
        <w:rPr>
          <w:rFonts w:hint="eastAsia"/>
          <w:kern w:val="0"/>
        </w:rPr>
        <w:t>，那么</w:t>
      </w:r>
      <w:r>
        <w:rPr>
          <w:rFonts w:hint="eastAsia"/>
          <w:kern w:val="0"/>
        </w:rPr>
        <w:t>f[v]&lt;f[u]</w:t>
      </w:r>
      <w:r>
        <w:rPr>
          <w:rFonts w:hint="eastAsia"/>
          <w:kern w:val="0"/>
        </w:rPr>
        <w:t>，所以得</w:t>
      </w:r>
      <w:proofErr w:type="gramStart"/>
      <w:r>
        <w:rPr>
          <w:rFonts w:hint="eastAsia"/>
          <w:kern w:val="0"/>
        </w:rPr>
        <w:t>证根据</w:t>
      </w:r>
      <w:proofErr w:type="gramEnd"/>
      <w:r>
        <w:rPr>
          <w:rFonts w:hint="eastAsia"/>
          <w:kern w:val="0"/>
        </w:rPr>
        <w:t>f</w:t>
      </w:r>
      <w:r>
        <w:rPr>
          <w:rFonts w:hint="eastAsia"/>
          <w:kern w:val="0"/>
        </w:rPr>
        <w:t>逆向排序得到的顺序一定为拓扑排序。</w:t>
      </w:r>
    </w:p>
    <w:p w:rsidR="00DA1456" w:rsidRDefault="00DA1456" w:rsidP="00AA6DC5">
      <w:pPr>
        <w:pStyle w:val="a3"/>
        <w:numPr>
          <w:ilvl w:val="0"/>
          <w:numId w:val="27"/>
        </w:numPr>
        <w:ind w:firstLineChars="0"/>
        <w:rPr>
          <w:kern w:val="0"/>
        </w:rPr>
      </w:pPr>
      <w:r>
        <w:rPr>
          <w:rFonts w:hint="eastAsia"/>
          <w:kern w:val="0"/>
        </w:rPr>
        <w:t>强连通分支：有向图</w:t>
      </w:r>
      <w:r>
        <w:rPr>
          <w:rFonts w:hint="eastAsia"/>
          <w:kern w:val="0"/>
        </w:rPr>
        <w:t>G=(V, E)</w:t>
      </w:r>
      <w:r>
        <w:rPr>
          <w:rFonts w:hint="eastAsia"/>
          <w:kern w:val="0"/>
        </w:rPr>
        <w:t>的一个强连通分支就是一个最大的顶点集合</w:t>
      </w:r>
      <w:r>
        <w:rPr>
          <w:rFonts w:hint="eastAsia"/>
          <w:kern w:val="0"/>
        </w:rPr>
        <w:t>C</w:t>
      </w:r>
      <w:r>
        <w:rPr>
          <w:rFonts w:hint="eastAsia"/>
          <w:kern w:val="0"/>
        </w:rPr>
        <w:t>，对于</w:t>
      </w:r>
      <w:r>
        <w:rPr>
          <w:rFonts w:hint="eastAsia"/>
          <w:kern w:val="0"/>
        </w:rPr>
        <w:t>C</w:t>
      </w:r>
      <w:r>
        <w:rPr>
          <w:rFonts w:hint="eastAsia"/>
          <w:kern w:val="0"/>
        </w:rPr>
        <w:t>中的每一对顶点</w:t>
      </w:r>
      <w:r>
        <w:rPr>
          <w:rFonts w:hint="eastAsia"/>
          <w:kern w:val="0"/>
        </w:rPr>
        <w:t>u,v</w:t>
      </w:r>
      <w:r>
        <w:rPr>
          <w:rFonts w:hint="eastAsia"/>
          <w:kern w:val="0"/>
        </w:rPr>
        <w:t>，都有</w:t>
      </w:r>
      <w:r>
        <w:rPr>
          <w:rFonts w:hint="eastAsia"/>
          <w:kern w:val="0"/>
        </w:rPr>
        <w:t>u -&gt; v</w:t>
      </w:r>
      <w:r>
        <w:rPr>
          <w:rFonts w:hint="eastAsia"/>
          <w:kern w:val="0"/>
        </w:rPr>
        <w:t>及</w:t>
      </w:r>
      <w:r>
        <w:rPr>
          <w:rFonts w:hint="eastAsia"/>
          <w:kern w:val="0"/>
        </w:rPr>
        <w:t>v -&gt; u</w:t>
      </w:r>
      <w:r>
        <w:rPr>
          <w:rFonts w:hint="eastAsia"/>
          <w:kern w:val="0"/>
        </w:rPr>
        <w:t>；亦即顶点</w:t>
      </w:r>
      <w:r>
        <w:rPr>
          <w:rFonts w:hint="eastAsia"/>
          <w:kern w:val="0"/>
        </w:rPr>
        <w:t>u</w:t>
      </w:r>
      <w:r>
        <w:rPr>
          <w:rFonts w:hint="eastAsia"/>
          <w:kern w:val="0"/>
        </w:rPr>
        <w:t>和</w:t>
      </w:r>
      <w:r>
        <w:rPr>
          <w:rFonts w:hint="eastAsia"/>
          <w:kern w:val="0"/>
        </w:rPr>
        <w:t>v</w:t>
      </w:r>
      <w:r>
        <w:rPr>
          <w:rFonts w:hint="eastAsia"/>
          <w:kern w:val="0"/>
        </w:rPr>
        <w:t>是互相可达的。</w:t>
      </w:r>
    </w:p>
    <w:p w:rsidR="00DA1456" w:rsidRDefault="00DA1456" w:rsidP="00AA6DC5">
      <w:pPr>
        <w:pStyle w:val="a3"/>
        <w:numPr>
          <w:ilvl w:val="0"/>
          <w:numId w:val="27"/>
        </w:numPr>
        <w:ind w:firstLineChars="0"/>
        <w:rPr>
          <w:kern w:val="0"/>
        </w:rPr>
      </w:pPr>
      <w:r>
        <w:rPr>
          <w:rFonts w:hint="eastAsia"/>
          <w:kern w:val="0"/>
        </w:rPr>
        <w:t>寻找强连通分支的简明算法：</w:t>
      </w:r>
      <w:r w:rsidR="00E6690A">
        <w:rPr>
          <w:kern w:val="0"/>
        </w:rPr>
        <w:br/>
      </w:r>
      <w:r w:rsidR="00E6690A">
        <w:rPr>
          <w:noProof/>
        </w:rPr>
        <w:drawing>
          <wp:inline distT="0" distB="0" distL="0" distR="0" wp14:anchorId="6E7ADA4C" wp14:editId="7A158C38">
            <wp:extent cx="2381250" cy="4286250"/>
            <wp:effectExtent l="0" t="0" r="0" b="0"/>
            <wp:docPr id="3" name="图片 3" descr="算法与数据结构——有向图的强连通分支 - 风云 - .NET个人学习资料（全部转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算法与数据结构——有向图的强连通分支 - 风云 - .NET个人学习资料（全部转载）"/>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4286250"/>
                    </a:xfrm>
                    <a:prstGeom prst="rect">
                      <a:avLst/>
                    </a:prstGeom>
                    <a:noFill/>
                    <a:ln>
                      <a:noFill/>
                    </a:ln>
                  </pic:spPr>
                </pic:pic>
              </a:graphicData>
            </a:graphic>
          </wp:inline>
        </w:drawing>
      </w:r>
    </w:p>
    <w:p w:rsidR="00DA1456" w:rsidRDefault="00DA1456" w:rsidP="00AA6DC5">
      <w:pPr>
        <w:pStyle w:val="a3"/>
        <w:numPr>
          <w:ilvl w:val="1"/>
          <w:numId w:val="27"/>
        </w:numPr>
        <w:ind w:firstLineChars="0"/>
        <w:rPr>
          <w:kern w:val="0"/>
        </w:rPr>
      </w:pPr>
      <w:r>
        <w:rPr>
          <w:rFonts w:hint="eastAsia"/>
          <w:kern w:val="0"/>
        </w:rPr>
        <w:t>对</w:t>
      </w:r>
      <w:r>
        <w:rPr>
          <w:rFonts w:hint="eastAsia"/>
          <w:kern w:val="0"/>
        </w:rPr>
        <w:t>G</w:t>
      </w:r>
      <w:r>
        <w:rPr>
          <w:rFonts w:hint="eastAsia"/>
          <w:kern w:val="0"/>
        </w:rPr>
        <w:t>进行深度优先遍历得到每个顶点的时间戳</w:t>
      </w:r>
      <w:r>
        <w:rPr>
          <w:rFonts w:hint="eastAsia"/>
          <w:kern w:val="0"/>
        </w:rPr>
        <w:t>f[x]</w:t>
      </w:r>
      <w:r>
        <w:rPr>
          <w:rFonts w:hint="eastAsia"/>
          <w:kern w:val="0"/>
        </w:rPr>
        <w:t>；</w:t>
      </w:r>
    </w:p>
    <w:p w:rsidR="00DA1456" w:rsidRDefault="00DA1456" w:rsidP="00AA6DC5">
      <w:pPr>
        <w:pStyle w:val="a3"/>
        <w:numPr>
          <w:ilvl w:val="1"/>
          <w:numId w:val="27"/>
        </w:numPr>
        <w:ind w:firstLineChars="0"/>
        <w:rPr>
          <w:kern w:val="0"/>
        </w:rPr>
      </w:pPr>
      <w:r>
        <w:rPr>
          <w:rFonts w:hint="eastAsia"/>
          <w:kern w:val="0"/>
        </w:rPr>
        <w:t>求得</w:t>
      </w:r>
      <w:r>
        <w:rPr>
          <w:rFonts w:hint="eastAsia"/>
          <w:kern w:val="0"/>
        </w:rPr>
        <w:t>G</w:t>
      </w:r>
      <w:r>
        <w:rPr>
          <w:rFonts w:hint="eastAsia"/>
          <w:kern w:val="0"/>
        </w:rPr>
        <w:t>的返回图</w:t>
      </w:r>
      <w:r>
        <w:rPr>
          <w:rFonts w:hint="eastAsia"/>
          <w:kern w:val="0"/>
        </w:rPr>
        <w:t>G</w:t>
      </w:r>
      <w:r w:rsidRPr="00AA6DC5">
        <w:rPr>
          <w:rFonts w:hint="eastAsia"/>
          <w:kern w:val="0"/>
          <w:vertAlign w:val="superscript"/>
        </w:rPr>
        <w:t>T</w:t>
      </w:r>
      <w:r>
        <w:rPr>
          <w:rFonts w:hint="eastAsia"/>
          <w:kern w:val="0"/>
        </w:rPr>
        <w:t>；</w:t>
      </w:r>
    </w:p>
    <w:p w:rsidR="00DA1456" w:rsidRDefault="00DA1456" w:rsidP="00AA6DC5">
      <w:pPr>
        <w:pStyle w:val="a3"/>
        <w:numPr>
          <w:ilvl w:val="1"/>
          <w:numId w:val="27"/>
        </w:numPr>
        <w:ind w:firstLineChars="0"/>
        <w:rPr>
          <w:kern w:val="0"/>
        </w:rPr>
      </w:pPr>
      <w:r>
        <w:rPr>
          <w:rFonts w:hint="eastAsia"/>
          <w:kern w:val="0"/>
        </w:rPr>
        <w:t>按照</w:t>
      </w:r>
      <w:r>
        <w:rPr>
          <w:rFonts w:hint="eastAsia"/>
          <w:kern w:val="0"/>
        </w:rPr>
        <w:t>f[x]</w:t>
      </w:r>
      <w:r>
        <w:rPr>
          <w:rFonts w:hint="eastAsia"/>
          <w:kern w:val="0"/>
        </w:rPr>
        <w:t>的逆向顺序为顶点顺序对</w:t>
      </w:r>
      <w:r>
        <w:rPr>
          <w:rFonts w:hint="eastAsia"/>
          <w:kern w:val="0"/>
        </w:rPr>
        <w:t>G</w:t>
      </w:r>
      <w:r w:rsidRPr="007C56CF">
        <w:rPr>
          <w:rFonts w:hint="eastAsia"/>
          <w:kern w:val="0"/>
          <w:vertAlign w:val="superscript"/>
        </w:rPr>
        <w:t>T</w:t>
      </w:r>
      <w:r>
        <w:rPr>
          <w:rFonts w:hint="eastAsia"/>
          <w:kern w:val="0"/>
        </w:rPr>
        <w:t>进行深度优先遍历，即按照</w:t>
      </w:r>
      <w:r w:rsidR="00630B47">
        <w:rPr>
          <w:rFonts w:hint="eastAsia"/>
          <w:kern w:val="0"/>
        </w:rPr>
        <w:t>G</w:t>
      </w:r>
      <w:r w:rsidR="00630B47">
        <w:rPr>
          <w:rFonts w:hint="eastAsia"/>
          <w:kern w:val="0"/>
        </w:rPr>
        <w:t>的</w:t>
      </w:r>
      <w:r>
        <w:rPr>
          <w:rFonts w:hint="eastAsia"/>
          <w:kern w:val="0"/>
        </w:rPr>
        <w:t>拓扑排序的顺序对</w:t>
      </w:r>
      <w:r>
        <w:rPr>
          <w:rFonts w:hint="eastAsia"/>
          <w:kern w:val="0"/>
        </w:rPr>
        <w:t>G</w:t>
      </w:r>
      <w:r w:rsidRPr="007C56CF">
        <w:rPr>
          <w:rFonts w:hint="eastAsia"/>
          <w:kern w:val="0"/>
          <w:vertAlign w:val="superscript"/>
        </w:rPr>
        <w:t>T</w:t>
      </w:r>
      <w:r>
        <w:rPr>
          <w:rFonts w:hint="eastAsia"/>
          <w:kern w:val="0"/>
        </w:rPr>
        <w:t>再进行深度优先遍历；</w:t>
      </w:r>
    </w:p>
    <w:p w:rsidR="00DA1456" w:rsidRDefault="00DA1456" w:rsidP="00AA6DC5">
      <w:pPr>
        <w:pStyle w:val="a3"/>
        <w:numPr>
          <w:ilvl w:val="1"/>
          <w:numId w:val="27"/>
        </w:numPr>
        <w:ind w:firstLineChars="0"/>
        <w:rPr>
          <w:kern w:val="0"/>
        </w:rPr>
      </w:pPr>
      <w:r>
        <w:rPr>
          <w:rFonts w:hint="eastAsia"/>
          <w:kern w:val="0"/>
        </w:rPr>
        <w:t>步骤</w:t>
      </w:r>
      <w:r>
        <w:rPr>
          <w:rFonts w:hint="eastAsia"/>
          <w:kern w:val="0"/>
        </w:rPr>
        <w:t>c</w:t>
      </w:r>
      <w:r>
        <w:rPr>
          <w:rFonts w:hint="eastAsia"/>
          <w:kern w:val="0"/>
        </w:rPr>
        <w:t>得到的各棵子树就是原图</w:t>
      </w:r>
      <w:r>
        <w:rPr>
          <w:rFonts w:hint="eastAsia"/>
          <w:kern w:val="0"/>
        </w:rPr>
        <w:t>G</w:t>
      </w:r>
      <w:r>
        <w:rPr>
          <w:rFonts w:hint="eastAsia"/>
          <w:kern w:val="0"/>
        </w:rPr>
        <w:t>的各强连通分支。</w:t>
      </w:r>
    </w:p>
    <w:p w:rsidR="00DA1456" w:rsidRDefault="00630B47" w:rsidP="00AA6DC5">
      <w:pPr>
        <w:pStyle w:val="a3"/>
        <w:numPr>
          <w:ilvl w:val="0"/>
          <w:numId w:val="27"/>
        </w:numPr>
        <w:ind w:firstLineChars="0"/>
        <w:rPr>
          <w:kern w:val="0"/>
        </w:rPr>
      </w:pPr>
      <w:r>
        <w:rPr>
          <w:rFonts w:hint="eastAsia"/>
          <w:kern w:val="0"/>
        </w:rPr>
        <w:t>寻找强连通分支的算法的时间复杂度为</w:t>
      </w:r>
      <w:r>
        <w:rPr>
          <w:rFonts w:hint="eastAsia"/>
          <w:kern w:val="0"/>
        </w:rPr>
        <w:t>O(V+E)</w:t>
      </w:r>
      <w:r>
        <w:rPr>
          <w:rFonts w:hint="eastAsia"/>
          <w:kern w:val="0"/>
        </w:rPr>
        <w:t>。</w:t>
      </w:r>
    </w:p>
    <w:p w:rsidR="00630B47" w:rsidRDefault="00630B47" w:rsidP="00AA6DC5">
      <w:pPr>
        <w:rPr>
          <w:kern w:val="0"/>
        </w:rPr>
      </w:pPr>
    </w:p>
    <w:p w:rsidR="00EC1E60" w:rsidRDefault="00EC1E60" w:rsidP="00EC1E60">
      <w:pPr>
        <w:rPr>
          <w:ins w:id="1092" w:author="tcq" w:date="2011-06-17T23:29:00Z"/>
          <w:rFonts w:ascii="Simsun" w:hAnsi="Simsun" w:cs="宋体" w:hint="eastAsia"/>
          <w:sz w:val="27"/>
          <w:szCs w:val="27"/>
        </w:rPr>
      </w:pPr>
    </w:p>
    <w:p w:rsidR="00EC1E60" w:rsidRPr="00532D98" w:rsidRDefault="00EC1E60" w:rsidP="00EC1E60">
      <w:pPr>
        <w:rPr>
          <w:ins w:id="1093" w:author="tcq" w:date="2011-06-17T23:29:00Z"/>
          <w:rFonts w:hint="eastAsia"/>
        </w:rPr>
      </w:pPr>
      <w:ins w:id="1094" w:author="tcq" w:date="2011-06-17T23:29: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1095" w:author="tcq" w:date="2011-06-17T23:29:00Z"/>
        </w:trPr>
        <w:tc>
          <w:tcPr>
            <w:tcW w:w="11840" w:type="dxa"/>
          </w:tcPr>
          <w:p w:rsidR="007548B3" w:rsidRPr="007548B3" w:rsidRDefault="007548B3" w:rsidP="007548B3">
            <w:pPr>
              <w:rPr>
                <w:ins w:id="1096" w:author="tcq" w:date="2011-06-17T23:40:00Z"/>
                <w:rFonts w:hint="eastAsia"/>
                <w:color w:val="00B0F0"/>
                <w:sz w:val="18"/>
                <w:szCs w:val="18"/>
              </w:rPr>
            </w:pPr>
            <w:ins w:id="1097" w:author="tcq" w:date="2011-06-17T23:40:00Z">
              <w:r w:rsidRPr="007548B3">
                <w:rPr>
                  <w:rFonts w:hint="eastAsia"/>
                  <w:color w:val="00B0F0"/>
                  <w:sz w:val="18"/>
                  <w:szCs w:val="18"/>
                </w:rPr>
                <w:t>广度优先遍历：</w:t>
              </w:r>
              <w:r w:rsidRPr="007548B3">
                <w:rPr>
                  <w:rFonts w:hint="eastAsia"/>
                  <w:color w:val="00B0F0"/>
                  <w:sz w:val="18"/>
                  <w:szCs w:val="18"/>
                </w:rPr>
                <w:t>s  r  w  v  t  x  u  y</w:t>
              </w:r>
            </w:ins>
          </w:p>
          <w:p w:rsidR="007548B3" w:rsidRPr="007548B3" w:rsidRDefault="007548B3" w:rsidP="007548B3">
            <w:pPr>
              <w:rPr>
                <w:ins w:id="1098" w:author="tcq" w:date="2011-06-17T23:40:00Z"/>
                <w:color w:val="00B0F0"/>
                <w:sz w:val="18"/>
                <w:szCs w:val="18"/>
              </w:rPr>
            </w:pPr>
          </w:p>
          <w:p w:rsidR="007548B3" w:rsidRPr="007548B3" w:rsidRDefault="007548B3" w:rsidP="007548B3">
            <w:pPr>
              <w:rPr>
                <w:ins w:id="1099" w:author="tcq" w:date="2011-06-17T23:40:00Z"/>
                <w:rFonts w:hint="eastAsia"/>
                <w:color w:val="00B0F0"/>
                <w:sz w:val="18"/>
                <w:szCs w:val="18"/>
              </w:rPr>
            </w:pPr>
            <w:ins w:id="1100" w:author="tcq" w:date="2011-06-17T23:40:00Z">
              <w:r w:rsidRPr="007548B3">
                <w:rPr>
                  <w:rFonts w:hint="eastAsia"/>
                  <w:color w:val="00B0F0"/>
                  <w:sz w:val="18"/>
                  <w:szCs w:val="18"/>
                </w:rPr>
                <w:t>深度优先遍历：</w:t>
              </w:r>
              <w:r w:rsidRPr="007548B3">
                <w:rPr>
                  <w:rFonts w:hint="eastAsia"/>
                  <w:color w:val="00B0F0"/>
                  <w:sz w:val="18"/>
                  <w:szCs w:val="18"/>
                </w:rPr>
                <w:t>r[1,16] s[2,13] w[3,12] t[4,11] u[5,10] x[6,9] y[7,8] v[14,15]</w:t>
              </w:r>
            </w:ins>
          </w:p>
          <w:p w:rsidR="007548B3" w:rsidRDefault="007548B3" w:rsidP="007548B3">
            <w:pPr>
              <w:rPr>
                <w:ins w:id="1101" w:author="tcq" w:date="2011-06-17T23:40:00Z"/>
                <w:rFonts w:hint="eastAsia"/>
                <w:color w:val="00B0F0"/>
                <w:sz w:val="18"/>
                <w:szCs w:val="18"/>
              </w:rPr>
            </w:pPr>
            <w:ins w:id="1102" w:author="tcq" w:date="2011-06-17T23:40:00Z">
              <w:r w:rsidRPr="007548B3">
                <w:rPr>
                  <w:rFonts w:hint="eastAsia"/>
                  <w:color w:val="00B0F0"/>
                  <w:sz w:val="18"/>
                  <w:szCs w:val="18"/>
                </w:rPr>
                <w:t>深度优先遍历：</w:t>
              </w:r>
              <w:r w:rsidRPr="007548B3">
                <w:rPr>
                  <w:rFonts w:hint="eastAsia"/>
                  <w:color w:val="00B0F0"/>
                  <w:sz w:val="18"/>
                  <w:szCs w:val="18"/>
                </w:rPr>
                <w:t xml:space="preserve">r[1,16] s[2,13] w[3,12] t[4,11] u[5,10] x[6,9] y[7,8] v[14,15] </w:t>
              </w:r>
            </w:ins>
          </w:p>
          <w:p w:rsidR="007548B3" w:rsidRPr="007548B3" w:rsidRDefault="007548B3" w:rsidP="007548B3">
            <w:pPr>
              <w:rPr>
                <w:ins w:id="1103" w:author="tcq" w:date="2011-06-17T23:40:00Z"/>
                <w:rFonts w:hint="eastAsia"/>
                <w:color w:val="00B0F0"/>
                <w:sz w:val="18"/>
                <w:szCs w:val="18"/>
              </w:rPr>
            </w:pPr>
            <w:ins w:id="1104" w:author="tcq" w:date="2011-06-17T23:40:00Z">
              <w:r w:rsidRPr="007548B3">
                <w:rPr>
                  <w:rFonts w:hint="eastAsia"/>
                  <w:color w:val="00B0F0"/>
                  <w:sz w:val="18"/>
                  <w:szCs w:val="18"/>
                </w:rPr>
                <w:t>拓扑排序：</w:t>
              </w:r>
            </w:ins>
          </w:p>
          <w:p w:rsidR="007548B3" w:rsidRPr="007548B3" w:rsidRDefault="007548B3" w:rsidP="007548B3">
            <w:pPr>
              <w:rPr>
                <w:ins w:id="1105" w:author="tcq" w:date="2011-06-17T23:40:00Z"/>
                <w:color w:val="00B0F0"/>
                <w:sz w:val="18"/>
                <w:szCs w:val="18"/>
              </w:rPr>
            </w:pPr>
            <w:ins w:id="1106" w:author="tcq" w:date="2011-06-17T23:40:00Z">
              <w:r w:rsidRPr="007548B3">
                <w:rPr>
                  <w:color w:val="00B0F0"/>
                  <w:sz w:val="18"/>
                  <w:szCs w:val="18"/>
                </w:rPr>
                <w:t>shirt[15,18]</w:t>
              </w:r>
            </w:ins>
          </w:p>
          <w:p w:rsidR="007548B3" w:rsidRPr="007548B3" w:rsidRDefault="007548B3" w:rsidP="007548B3">
            <w:pPr>
              <w:rPr>
                <w:ins w:id="1107" w:author="tcq" w:date="2011-06-17T23:40:00Z"/>
                <w:color w:val="00B0F0"/>
                <w:sz w:val="18"/>
                <w:szCs w:val="18"/>
              </w:rPr>
            </w:pPr>
            <w:ins w:id="1108" w:author="tcq" w:date="2011-06-17T23:40:00Z">
              <w:r w:rsidRPr="007548B3">
                <w:rPr>
                  <w:color w:val="00B0F0"/>
                  <w:sz w:val="18"/>
                  <w:szCs w:val="18"/>
                </w:rPr>
                <w:t>tie[16,17]</w:t>
              </w:r>
            </w:ins>
          </w:p>
          <w:p w:rsidR="007548B3" w:rsidRPr="007548B3" w:rsidRDefault="007548B3" w:rsidP="007548B3">
            <w:pPr>
              <w:rPr>
                <w:ins w:id="1109" w:author="tcq" w:date="2011-06-17T23:40:00Z"/>
                <w:color w:val="00B0F0"/>
                <w:sz w:val="18"/>
                <w:szCs w:val="18"/>
              </w:rPr>
            </w:pPr>
            <w:ins w:id="1110" w:author="tcq" w:date="2011-06-17T23:40:00Z">
              <w:r w:rsidRPr="007548B3">
                <w:rPr>
                  <w:color w:val="00B0F0"/>
                  <w:sz w:val="18"/>
                  <w:szCs w:val="18"/>
                </w:rPr>
                <w:t>watch[13,14]</w:t>
              </w:r>
            </w:ins>
          </w:p>
          <w:p w:rsidR="007548B3" w:rsidRPr="007548B3" w:rsidRDefault="007548B3" w:rsidP="007548B3">
            <w:pPr>
              <w:rPr>
                <w:ins w:id="1111" w:author="tcq" w:date="2011-06-17T23:40:00Z"/>
                <w:color w:val="00B0F0"/>
                <w:sz w:val="18"/>
                <w:szCs w:val="18"/>
              </w:rPr>
            </w:pPr>
            <w:ins w:id="1112" w:author="tcq" w:date="2011-06-17T23:40:00Z">
              <w:r w:rsidRPr="007548B3">
                <w:rPr>
                  <w:color w:val="00B0F0"/>
                  <w:sz w:val="18"/>
                  <w:szCs w:val="18"/>
                </w:rPr>
                <w:t>socks[11,12]</w:t>
              </w:r>
            </w:ins>
          </w:p>
          <w:p w:rsidR="007548B3" w:rsidRPr="007548B3" w:rsidRDefault="007548B3" w:rsidP="007548B3">
            <w:pPr>
              <w:rPr>
                <w:ins w:id="1113" w:author="tcq" w:date="2011-06-17T23:40:00Z"/>
                <w:color w:val="00B0F0"/>
                <w:sz w:val="18"/>
                <w:szCs w:val="18"/>
              </w:rPr>
            </w:pPr>
            <w:ins w:id="1114" w:author="tcq" w:date="2011-06-17T23:40:00Z">
              <w:r w:rsidRPr="007548B3">
                <w:rPr>
                  <w:color w:val="00B0F0"/>
                  <w:sz w:val="18"/>
                  <w:szCs w:val="18"/>
                </w:rPr>
                <w:t>undershorts[1,10]</w:t>
              </w:r>
            </w:ins>
          </w:p>
          <w:p w:rsidR="007548B3" w:rsidRPr="007548B3" w:rsidRDefault="007548B3" w:rsidP="007548B3">
            <w:pPr>
              <w:rPr>
                <w:ins w:id="1115" w:author="tcq" w:date="2011-06-17T23:40:00Z"/>
                <w:color w:val="00B0F0"/>
                <w:sz w:val="18"/>
                <w:szCs w:val="18"/>
              </w:rPr>
            </w:pPr>
            <w:ins w:id="1116" w:author="tcq" w:date="2011-06-17T23:40:00Z">
              <w:r w:rsidRPr="007548B3">
                <w:rPr>
                  <w:color w:val="00B0F0"/>
                  <w:sz w:val="18"/>
                  <w:szCs w:val="18"/>
                </w:rPr>
                <w:t>pants[2,9]</w:t>
              </w:r>
            </w:ins>
          </w:p>
          <w:p w:rsidR="007548B3" w:rsidRPr="007548B3" w:rsidRDefault="007548B3" w:rsidP="007548B3">
            <w:pPr>
              <w:rPr>
                <w:ins w:id="1117" w:author="tcq" w:date="2011-06-17T23:40:00Z"/>
                <w:color w:val="00B0F0"/>
                <w:sz w:val="18"/>
                <w:szCs w:val="18"/>
              </w:rPr>
            </w:pPr>
            <w:ins w:id="1118" w:author="tcq" w:date="2011-06-17T23:40:00Z">
              <w:r w:rsidRPr="007548B3">
                <w:rPr>
                  <w:color w:val="00B0F0"/>
                  <w:sz w:val="18"/>
                  <w:szCs w:val="18"/>
                </w:rPr>
                <w:t>belt[5,8]</w:t>
              </w:r>
            </w:ins>
          </w:p>
          <w:p w:rsidR="007548B3" w:rsidRPr="007548B3" w:rsidRDefault="007548B3" w:rsidP="007548B3">
            <w:pPr>
              <w:rPr>
                <w:ins w:id="1119" w:author="tcq" w:date="2011-06-17T23:40:00Z"/>
                <w:color w:val="00B0F0"/>
                <w:sz w:val="18"/>
                <w:szCs w:val="18"/>
              </w:rPr>
            </w:pPr>
            <w:ins w:id="1120" w:author="tcq" w:date="2011-06-17T23:40:00Z">
              <w:r w:rsidRPr="007548B3">
                <w:rPr>
                  <w:color w:val="00B0F0"/>
                  <w:sz w:val="18"/>
                  <w:szCs w:val="18"/>
                </w:rPr>
                <w:t>jacket[6,7]</w:t>
              </w:r>
            </w:ins>
          </w:p>
          <w:p w:rsidR="007548B3" w:rsidRPr="007548B3" w:rsidRDefault="007548B3" w:rsidP="007548B3">
            <w:pPr>
              <w:rPr>
                <w:ins w:id="1121" w:author="tcq" w:date="2011-06-17T23:40:00Z"/>
                <w:color w:val="00B0F0"/>
                <w:sz w:val="18"/>
                <w:szCs w:val="18"/>
              </w:rPr>
            </w:pPr>
            <w:ins w:id="1122" w:author="tcq" w:date="2011-06-17T23:40:00Z">
              <w:r w:rsidRPr="007548B3">
                <w:rPr>
                  <w:color w:val="00B0F0"/>
                  <w:sz w:val="18"/>
                  <w:szCs w:val="18"/>
                </w:rPr>
                <w:t>shoes[3,4]</w:t>
              </w:r>
            </w:ins>
          </w:p>
          <w:p w:rsidR="007548B3" w:rsidRPr="007548B3" w:rsidRDefault="007548B3" w:rsidP="007548B3">
            <w:pPr>
              <w:rPr>
                <w:ins w:id="1123" w:author="tcq" w:date="2011-06-17T23:40:00Z"/>
                <w:rFonts w:hint="eastAsia"/>
                <w:color w:val="00B0F0"/>
                <w:sz w:val="18"/>
                <w:szCs w:val="18"/>
              </w:rPr>
            </w:pPr>
            <w:ins w:id="1124" w:author="tcq" w:date="2011-06-17T23:40:00Z">
              <w:r w:rsidRPr="007548B3">
                <w:rPr>
                  <w:rFonts w:hint="eastAsia"/>
                  <w:color w:val="00B0F0"/>
                  <w:sz w:val="18"/>
                  <w:szCs w:val="18"/>
                </w:rPr>
                <w:t>强连接分支</w:t>
              </w:r>
            </w:ins>
          </w:p>
          <w:p w:rsidR="007548B3" w:rsidRPr="007548B3" w:rsidRDefault="007548B3" w:rsidP="007548B3">
            <w:pPr>
              <w:rPr>
                <w:ins w:id="1125" w:author="tcq" w:date="2011-06-17T23:40:00Z"/>
                <w:color w:val="00B0F0"/>
                <w:sz w:val="18"/>
                <w:szCs w:val="18"/>
              </w:rPr>
            </w:pPr>
            <w:ins w:id="1126" w:author="tcq" w:date="2011-06-17T23:40:00Z">
              <w:r w:rsidRPr="007548B3">
                <w:rPr>
                  <w:color w:val="00B0F0"/>
                  <w:sz w:val="18"/>
                  <w:szCs w:val="18"/>
                </w:rPr>
                <w:t>a[1,16] b[2,15] e[13,14] c[3,12] g[8,11] f[9,10] d[4,7] h[5,6]</w:t>
              </w:r>
            </w:ins>
          </w:p>
          <w:p w:rsidR="007548B3" w:rsidRPr="007548B3" w:rsidRDefault="007548B3" w:rsidP="007548B3">
            <w:pPr>
              <w:rPr>
                <w:ins w:id="1127" w:author="tcq" w:date="2011-06-17T23:40:00Z"/>
                <w:color w:val="00B0F0"/>
                <w:sz w:val="18"/>
                <w:szCs w:val="18"/>
              </w:rPr>
            </w:pPr>
            <w:ins w:id="1128" w:author="tcq" w:date="2011-06-17T23:40:00Z">
              <w:r w:rsidRPr="007548B3">
                <w:rPr>
                  <w:color w:val="00B0F0"/>
                  <w:sz w:val="18"/>
                  <w:szCs w:val="18"/>
                </w:rPr>
                <w:t>aeb</w:t>
              </w:r>
            </w:ins>
          </w:p>
          <w:p w:rsidR="007548B3" w:rsidRPr="007548B3" w:rsidRDefault="007548B3" w:rsidP="007548B3">
            <w:pPr>
              <w:rPr>
                <w:ins w:id="1129" w:author="tcq" w:date="2011-06-17T23:40:00Z"/>
                <w:color w:val="00B0F0"/>
                <w:sz w:val="18"/>
                <w:szCs w:val="18"/>
              </w:rPr>
            </w:pPr>
            <w:ins w:id="1130" w:author="tcq" w:date="2011-06-17T23:40:00Z">
              <w:r w:rsidRPr="007548B3">
                <w:rPr>
                  <w:color w:val="00B0F0"/>
                  <w:sz w:val="18"/>
                  <w:szCs w:val="18"/>
                </w:rPr>
                <w:t>cd</w:t>
              </w:r>
            </w:ins>
          </w:p>
          <w:p w:rsidR="007548B3" w:rsidRPr="007548B3" w:rsidRDefault="007548B3" w:rsidP="007548B3">
            <w:pPr>
              <w:rPr>
                <w:ins w:id="1131" w:author="tcq" w:date="2011-06-17T23:40:00Z"/>
                <w:color w:val="00B0F0"/>
                <w:sz w:val="18"/>
                <w:szCs w:val="18"/>
              </w:rPr>
            </w:pPr>
            <w:ins w:id="1132" w:author="tcq" w:date="2011-06-17T23:40:00Z">
              <w:r w:rsidRPr="007548B3">
                <w:rPr>
                  <w:color w:val="00B0F0"/>
                  <w:sz w:val="18"/>
                  <w:szCs w:val="18"/>
                </w:rPr>
                <w:t>gf</w:t>
              </w:r>
            </w:ins>
          </w:p>
          <w:p w:rsidR="007548B3" w:rsidRPr="007548B3" w:rsidRDefault="007548B3" w:rsidP="007548B3">
            <w:pPr>
              <w:rPr>
                <w:ins w:id="1133" w:author="tcq" w:date="2011-06-17T23:40:00Z"/>
                <w:color w:val="00B0F0"/>
                <w:sz w:val="18"/>
                <w:szCs w:val="18"/>
              </w:rPr>
            </w:pPr>
            <w:ins w:id="1134" w:author="tcq" w:date="2011-06-17T23:40:00Z">
              <w:r w:rsidRPr="007548B3">
                <w:rPr>
                  <w:color w:val="00B0F0"/>
                  <w:sz w:val="18"/>
                  <w:szCs w:val="18"/>
                </w:rPr>
                <w:t>h</w:t>
              </w:r>
            </w:ins>
          </w:p>
          <w:p w:rsidR="00EC1E60" w:rsidRPr="000C5D60" w:rsidRDefault="007548B3" w:rsidP="007548B3">
            <w:pPr>
              <w:rPr>
                <w:ins w:id="1135" w:author="tcq" w:date="2011-06-17T23:29:00Z"/>
                <w:color w:val="00B0F0"/>
                <w:sz w:val="18"/>
                <w:szCs w:val="18"/>
              </w:rPr>
            </w:pPr>
            <w:ins w:id="1136" w:author="tcq" w:date="2011-06-17T23:40:00Z">
              <w:r w:rsidRPr="007548B3">
                <w:rPr>
                  <w:rFonts w:hint="eastAsia"/>
                  <w:color w:val="00B0F0"/>
                  <w:sz w:val="18"/>
                  <w:szCs w:val="18"/>
                </w:rPr>
                <w:t>请按任意键继续</w:t>
              </w:r>
              <w:r w:rsidRPr="007548B3">
                <w:rPr>
                  <w:rFonts w:hint="eastAsia"/>
                  <w:color w:val="00B0F0"/>
                  <w:sz w:val="18"/>
                  <w:szCs w:val="18"/>
                </w:rPr>
                <w:t>. . .</w:t>
              </w:r>
            </w:ins>
          </w:p>
        </w:tc>
      </w:tr>
    </w:tbl>
    <w:p w:rsidR="00EC1E60" w:rsidRPr="00532D98" w:rsidRDefault="00EC1E60" w:rsidP="00EC1E60">
      <w:pPr>
        <w:rPr>
          <w:ins w:id="1137" w:author="tcq" w:date="2011-06-17T23:29:00Z"/>
        </w:rPr>
      </w:pPr>
    </w:p>
    <w:p w:rsidR="00D36E8C" w:rsidRPr="00EC1E60" w:rsidRDefault="00D36E8C" w:rsidP="00AA6DC5">
      <w:pPr>
        <w:rPr>
          <w:kern w:val="0"/>
          <w:rPrChange w:id="1138" w:author="tcq" w:date="2011-06-17T23:29:00Z">
            <w:rPr>
              <w:kern w:val="0"/>
            </w:rPr>
          </w:rPrChange>
        </w:rPr>
      </w:pPr>
    </w:p>
    <w:p w:rsidR="00D36E8C" w:rsidRDefault="00D36E8C" w:rsidP="00AA6DC5">
      <w:pPr>
        <w:pStyle w:val="3"/>
      </w:pPr>
      <w:r>
        <w:rPr>
          <w:rFonts w:hint="eastAsia"/>
        </w:rPr>
        <w:t>第23章：最小生成树</w:t>
      </w:r>
    </w:p>
    <w:p w:rsidR="00D36E8C" w:rsidRDefault="001C32A8" w:rsidP="00AA6DC5">
      <w:pPr>
        <w:pStyle w:val="a3"/>
        <w:numPr>
          <w:ilvl w:val="0"/>
          <w:numId w:val="28"/>
        </w:numPr>
        <w:ind w:firstLineChars="0"/>
        <w:rPr>
          <w:kern w:val="0"/>
        </w:rPr>
      </w:pPr>
      <w:r>
        <w:rPr>
          <w:rFonts w:hint="eastAsia"/>
          <w:kern w:val="0"/>
        </w:rPr>
        <w:t>最小（权值）生成树：由</w:t>
      </w:r>
      <w:r>
        <w:rPr>
          <w:rFonts w:hint="eastAsia"/>
          <w:kern w:val="0"/>
        </w:rPr>
        <w:t>n-1</w:t>
      </w:r>
      <w:r>
        <w:rPr>
          <w:rFonts w:hint="eastAsia"/>
          <w:kern w:val="0"/>
        </w:rPr>
        <w:t>条边，连接了所有的</w:t>
      </w:r>
      <w:r>
        <w:rPr>
          <w:rFonts w:hint="eastAsia"/>
          <w:kern w:val="0"/>
        </w:rPr>
        <w:t>n</w:t>
      </w:r>
      <w:proofErr w:type="gramStart"/>
      <w:r>
        <w:rPr>
          <w:rFonts w:hint="eastAsia"/>
          <w:kern w:val="0"/>
        </w:rPr>
        <w:t>个</w:t>
      </w:r>
      <w:proofErr w:type="gramEnd"/>
      <w:r>
        <w:rPr>
          <w:rFonts w:hint="eastAsia"/>
          <w:kern w:val="0"/>
        </w:rPr>
        <w:t>顶点，并且所有边上的权值和最小。</w:t>
      </w:r>
    </w:p>
    <w:p w:rsidR="001C32A8" w:rsidRDefault="001C32A8" w:rsidP="00AA6DC5">
      <w:pPr>
        <w:pStyle w:val="a3"/>
        <w:numPr>
          <w:ilvl w:val="0"/>
          <w:numId w:val="28"/>
        </w:numPr>
        <w:ind w:firstLineChars="0"/>
        <w:rPr>
          <w:kern w:val="0"/>
        </w:rPr>
      </w:pPr>
      <w:r>
        <w:rPr>
          <w:rFonts w:hint="eastAsia"/>
          <w:kern w:val="0"/>
        </w:rPr>
        <w:t>Kruskal</w:t>
      </w:r>
      <w:r>
        <w:rPr>
          <w:rFonts w:hint="eastAsia"/>
          <w:kern w:val="0"/>
        </w:rPr>
        <w:t>算法和</w:t>
      </w:r>
      <w:r>
        <w:rPr>
          <w:rFonts w:hint="eastAsia"/>
          <w:kern w:val="0"/>
        </w:rPr>
        <w:t>Prim</w:t>
      </w:r>
      <w:r>
        <w:rPr>
          <w:rFonts w:hint="eastAsia"/>
          <w:kern w:val="0"/>
        </w:rPr>
        <w:t>算法：这两种算法中都使用普通的</w:t>
      </w:r>
      <w:proofErr w:type="gramStart"/>
      <w:r>
        <w:rPr>
          <w:rFonts w:hint="eastAsia"/>
          <w:kern w:val="0"/>
        </w:rPr>
        <w:t>二叉堆</w:t>
      </w:r>
      <w:proofErr w:type="gramEnd"/>
      <w:r>
        <w:rPr>
          <w:rFonts w:hint="eastAsia"/>
          <w:kern w:val="0"/>
        </w:rPr>
        <w:t>就可以很容易地达到</w:t>
      </w:r>
      <w:r>
        <w:rPr>
          <w:rFonts w:hint="eastAsia"/>
          <w:kern w:val="0"/>
        </w:rPr>
        <w:t>O(ElgV)</w:t>
      </w:r>
      <w:r>
        <w:rPr>
          <w:rFonts w:hint="eastAsia"/>
          <w:kern w:val="0"/>
        </w:rPr>
        <w:t>的运行时间。通过采用斐波那契堆，</w:t>
      </w:r>
      <w:r>
        <w:rPr>
          <w:rFonts w:hint="eastAsia"/>
          <w:kern w:val="0"/>
        </w:rPr>
        <w:t>Prim</w:t>
      </w:r>
      <w:r>
        <w:rPr>
          <w:rFonts w:hint="eastAsia"/>
          <w:kern w:val="0"/>
        </w:rPr>
        <w:t>算法的运行时间可以减少到</w:t>
      </w:r>
      <w:r>
        <w:rPr>
          <w:rFonts w:hint="eastAsia"/>
          <w:kern w:val="0"/>
        </w:rPr>
        <w:t>O(E +VlgV)</w:t>
      </w:r>
      <w:r>
        <w:rPr>
          <w:rFonts w:hint="eastAsia"/>
          <w:kern w:val="0"/>
        </w:rPr>
        <w:t>，这对于稠密图来说是个很大的改进。</w:t>
      </w:r>
    </w:p>
    <w:p w:rsidR="001C32A8" w:rsidRDefault="00753229" w:rsidP="00AA6DC5">
      <w:pPr>
        <w:pStyle w:val="a3"/>
        <w:numPr>
          <w:ilvl w:val="0"/>
          <w:numId w:val="28"/>
        </w:numPr>
        <w:ind w:firstLineChars="0"/>
        <w:rPr>
          <w:kern w:val="0"/>
        </w:rPr>
      </w:pPr>
      <w:r>
        <w:rPr>
          <w:rFonts w:hint="eastAsia"/>
          <w:kern w:val="0"/>
        </w:rPr>
        <w:t>贪心策略可以在最小生成树问题中得到最优解，事实上这里的</w:t>
      </w:r>
      <w:r w:rsidR="00C933E7">
        <w:rPr>
          <w:rFonts w:hint="eastAsia"/>
          <w:kern w:val="0"/>
        </w:rPr>
        <w:t>Kruskal</w:t>
      </w:r>
      <w:r w:rsidR="00C933E7">
        <w:rPr>
          <w:rFonts w:hint="eastAsia"/>
          <w:kern w:val="0"/>
        </w:rPr>
        <w:t>、</w:t>
      </w:r>
      <w:r w:rsidR="00C933E7">
        <w:rPr>
          <w:rFonts w:hint="eastAsia"/>
          <w:kern w:val="0"/>
        </w:rPr>
        <w:t>Prim</w:t>
      </w:r>
      <w:r>
        <w:rPr>
          <w:rFonts w:hint="eastAsia"/>
          <w:kern w:val="0"/>
        </w:rPr>
        <w:t>方法都是贪心算法。</w:t>
      </w:r>
      <w:r w:rsidR="00C933E7">
        <w:rPr>
          <w:rFonts w:hint="eastAsia"/>
          <w:kern w:val="0"/>
        </w:rPr>
        <w:t>它们也都是可以被证明的一定能够得到最优解！</w:t>
      </w:r>
    </w:p>
    <w:p w:rsidR="00D36E8C" w:rsidRDefault="00716E56" w:rsidP="00AA6DC5">
      <w:pPr>
        <w:pStyle w:val="a3"/>
        <w:numPr>
          <w:ilvl w:val="0"/>
          <w:numId w:val="28"/>
        </w:numPr>
        <w:ind w:firstLineChars="0"/>
        <w:rPr>
          <w:kern w:val="0"/>
        </w:rPr>
      </w:pPr>
      <w:r w:rsidRPr="00AA6DC5">
        <w:rPr>
          <w:rFonts w:hint="eastAsia"/>
          <w:kern w:val="0"/>
        </w:rPr>
        <w:t>在</w:t>
      </w:r>
      <w:r w:rsidRPr="00AA6DC5">
        <w:rPr>
          <w:rFonts w:hint="eastAsia"/>
          <w:kern w:val="0"/>
        </w:rPr>
        <w:t>Kruskal</w:t>
      </w:r>
      <w:r>
        <w:rPr>
          <w:rFonts w:hint="eastAsia"/>
          <w:kern w:val="0"/>
        </w:rPr>
        <w:t>算法中，集合</w:t>
      </w:r>
      <w:r>
        <w:rPr>
          <w:rFonts w:hint="eastAsia"/>
          <w:kern w:val="0"/>
        </w:rPr>
        <w:t>A</w:t>
      </w:r>
      <w:r>
        <w:rPr>
          <w:rFonts w:hint="eastAsia"/>
          <w:kern w:val="0"/>
        </w:rPr>
        <w:t>是一个森林，加入集合</w:t>
      </w:r>
      <w:r>
        <w:rPr>
          <w:rFonts w:hint="eastAsia"/>
          <w:kern w:val="0"/>
        </w:rPr>
        <w:t>A</w:t>
      </w:r>
      <w:r>
        <w:rPr>
          <w:rFonts w:hint="eastAsia"/>
          <w:kern w:val="0"/>
        </w:rPr>
        <w:t>中的</w:t>
      </w:r>
      <w:proofErr w:type="gramStart"/>
      <w:r>
        <w:rPr>
          <w:rFonts w:hint="eastAsia"/>
          <w:kern w:val="0"/>
        </w:rPr>
        <w:t>安全边</w:t>
      </w:r>
      <w:proofErr w:type="gramEnd"/>
      <w:r>
        <w:rPr>
          <w:rFonts w:hint="eastAsia"/>
          <w:kern w:val="0"/>
        </w:rPr>
        <w:t>总是图中连接两个不同连通分支的</w:t>
      </w:r>
      <w:proofErr w:type="gramStart"/>
      <w:r>
        <w:rPr>
          <w:rFonts w:hint="eastAsia"/>
          <w:kern w:val="0"/>
        </w:rPr>
        <w:t>最小权边</w:t>
      </w:r>
      <w:proofErr w:type="gramEnd"/>
      <w:r>
        <w:rPr>
          <w:rFonts w:hint="eastAsia"/>
          <w:kern w:val="0"/>
        </w:rPr>
        <w:t>；</w:t>
      </w:r>
      <w:r w:rsidR="00E02D45">
        <w:rPr>
          <w:kern w:val="0"/>
        </w:rPr>
        <w:br/>
      </w:r>
      <w:r w:rsidR="00E02D45">
        <w:rPr>
          <w:noProof/>
        </w:rPr>
        <w:drawing>
          <wp:inline distT="0" distB="0" distL="0" distR="0" wp14:anchorId="27B12EDD" wp14:editId="535FAB20">
            <wp:extent cx="5343525" cy="5619750"/>
            <wp:effectExtent l="0" t="0" r="0" b="0"/>
            <wp:docPr id="8" name="图片 8" descr="http://pic002.cnblogs.com/images/2010/202684/201012012111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0/202684/20101201211133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5619750"/>
                    </a:xfrm>
                    <a:prstGeom prst="rect">
                      <a:avLst/>
                    </a:prstGeom>
                    <a:noFill/>
                    <a:ln>
                      <a:noFill/>
                    </a:ln>
                  </pic:spPr>
                </pic:pic>
              </a:graphicData>
            </a:graphic>
          </wp:inline>
        </w:drawing>
      </w:r>
      <w:r>
        <w:rPr>
          <w:kern w:val="0"/>
        </w:rPr>
        <w:br/>
      </w:r>
      <w:r>
        <w:rPr>
          <w:rFonts w:hint="eastAsia"/>
          <w:kern w:val="0"/>
        </w:rPr>
        <w:t>在</w:t>
      </w:r>
      <w:r>
        <w:rPr>
          <w:rFonts w:hint="eastAsia"/>
          <w:kern w:val="0"/>
        </w:rPr>
        <w:t>Prim</w:t>
      </w:r>
      <w:r>
        <w:rPr>
          <w:rFonts w:hint="eastAsia"/>
          <w:kern w:val="0"/>
        </w:rPr>
        <w:t>算法中，集合</w:t>
      </w:r>
      <w:r>
        <w:rPr>
          <w:rFonts w:hint="eastAsia"/>
          <w:kern w:val="0"/>
        </w:rPr>
        <w:t>A</w:t>
      </w:r>
      <w:r>
        <w:rPr>
          <w:rFonts w:hint="eastAsia"/>
          <w:kern w:val="0"/>
        </w:rPr>
        <w:t>仅形成单棵树，添入集合</w:t>
      </w:r>
      <w:r>
        <w:rPr>
          <w:rFonts w:hint="eastAsia"/>
          <w:kern w:val="0"/>
        </w:rPr>
        <w:t>A</w:t>
      </w:r>
      <w:r>
        <w:rPr>
          <w:rFonts w:hint="eastAsia"/>
          <w:kern w:val="0"/>
        </w:rPr>
        <w:t>中的</w:t>
      </w:r>
      <w:proofErr w:type="gramStart"/>
      <w:r>
        <w:rPr>
          <w:rFonts w:hint="eastAsia"/>
          <w:kern w:val="0"/>
        </w:rPr>
        <w:t>安全边</w:t>
      </w:r>
      <w:proofErr w:type="gramEnd"/>
      <w:r>
        <w:rPr>
          <w:rFonts w:hint="eastAsia"/>
          <w:kern w:val="0"/>
        </w:rPr>
        <w:t>总是连接树与一个不在树中的顶点的</w:t>
      </w:r>
      <w:proofErr w:type="gramStart"/>
      <w:r>
        <w:rPr>
          <w:rFonts w:hint="eastAsia"/>
          <w:kern w:val="0"/>
        </w:rPr>
        <w:t>最小权边</w:t>
      </w:r>
      <w:proofErr w:type="gramEnd"/>
      <w:r>
        <w:rPr>
          <w:rFonts w:hint="eastAsia"/>
          <w:kern w:val="0"/>
        </w:rPr>
        <w:t>。</w:t>
      </w:r>
      <w:r w:rsidR="00E02D45">
        <w:rPr>
          <w:kern w:val="0"/>
        </w:rPr>
        <w:br/>
      </w:r>
      <w:r w:rsidR="00E02D45">
        <w:rPr>
          <w:rFonts w:hint="eastAsia"/>
          <w:noProof/>
          <w:kern w:val="0"/>
        </w:rPr>
        <w:drawing>
          <wp:inline distT="0" distB="0" distL="0" distR="0" wp14:anchorId="1834D879" wp14:editId="3E61585F">
            <wp:extent cx="3857625" cy="2733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7625" cy="2733675"/>
                    </a:xfrm>
                    <a:prstGeom prst="rect">
                      <a:avLst/>
                    </a:prstGeom>
                    <a:noFill/>
                    <a:ln>
                      <a:noFill/>
                    </a:ln>
                  </pic:spPr>
                </pic:pic>
              </a:graphicData>
            </a:graphic>
          </wp:inline>
        </w:drawing>
      </w:r>
    </w:p>
    <w:p w:rsidR="00716E56" w:rsidRDefault="00716E56" w:rsidP="00AA6DC5">
      <w:pPr>
        <w:pStyle w:val="a3"/>
        <w:numPr>
          <w:ilvl w:val="0"/>
          <w:numId w:val="28"/>
        </w:numPr>
        <w:ind w:firstLineChars="0"/>
        <w:rPr>
          <w:kern w:val="0"/>
        </w:rPr>
      </w:pPr>
      <w:r>
        <w:rPr>
          <w:rFonts w:hint="eastAsia"/>
          <w:kern w:val="0"/>
        </w:rPr>
        <w:t>为什么说</w:t>
      </w:r>
      <w:r>
        <w:rPr>
          <w:rFonts w:hint="eastAsia"/>
          <w:kern w:val="0"/>
        </w:rPr>
        <w:t>Prim</w:t>
      </w:r>
      <w:r>
        <w:rPr>
          <w:rFonts w:hint="eastAsia"/>
          <w:kern w:val="0"/>
        </w:rPr>
        <w:t>算法有着更好的实际效率：</w:t>
      </w:r>
    </w:p>
    <w:p w:rsidR="00716E56" w:rsidRDefault="00F00AEE" w:rsidP="00AA6DC5">
      <w:pPr>
        <w:pStyle w:val="a3"/>
        <w:numPr>
          <w:ilvl w:val="1"/>
          <w:numId w:val="28"/>
        </w:numPr>
        <w:ind w:firstLineChars="0"/>
        <w:rPr>
          <w:kern w:val="0"/>
        </w:rPr>
      </w:pPr>
      <w:r>
        <w:rPr>
          <w:rFonts w:hint="eastAsia"/>
          <w:kern w:val="0"/>
        </w:rPr>
        <w:t>Prim</w:t>
      </w:r>
      <w:r>
        <w:rPr>
          <w:rFonts w:hint="eastAsia"/>
          <w:kern w:val="0"/>
        </w:rPr>
        <w:t>算法在执行的过程中，将不在树中的所有顶点都放在一个基于</w:t>
      </w:r>
      <w:r>
        <w:rPr>
          <w:rFonts w:hint="eastAsia"/>
          <w:kern w:val="0"/>
        </w:rPr>
        <w:t>key</w:t>
      </w:r>
      <w:r>
        <w:rPr>
          <w:rFonts w:hint="eastAsia"/>
          <w:kern w:val="0"/>
        </w:rPr>
        <w:t>域的最小优先队列</w:t>
      </w:r>
      <w:r>
        <w:rPr>
          <w:rFonts w:hint="eastAsia"/>
          <w:kern w:val="0"/>
        </w:rPr>
        <w:t>Q</w:t>
      </w:r>
      <w:r>
        <w:rPr>
          <w:rFonts w:hint="eastAsia"/>
          <w:kern w:val="0"/>
        </w:rPr>
        <w:t>中；</w:t>
      </w:r>
    </w:p>
    <w:p w:rsidR="00F00AEE" w:rsidRDefault="00F00AEE" w:rsidP="00AA6DC5">
      <w:pPr>
        <w:pStyle w:val="a3"/>
        <w:numPr>
          <w:ilvl w:val="1"/>
          <w:numId w:val="28"/>
        </w:numPr>
        <w:ind w:firstLineChars="0"/>
        <w:rPr>
          <w:kern w:val="0"/>
        </w:rPr>
      </w:pPr>
      <w:r>
        <w:rPr>
          <w:rFonts w:hint="eastAsia"/>
          <w:kern w:val="0"/>
        </w:rPr>
        <w:t>每次在选取</w:t>
      </w:r>
      <w:proofErr w:type="gramStart"/>
      <w:r>
        <w:rPr>
          <w:rFonts w:hint="eastAsia"/>
          <w:kern w:val="0"/>
        </w:rPr>
        <w:t>安全边</w:t>
      </w:r>
      <w:proofErr w:type="gramEnd"/>
      <w:r>
        <w:rPr>
          <w:rFonts w:hint="eastAsia"/>
          <w:kern w:val="0"/>
        </w:rPr>
        <w:t>时，只需要从</w:t>
      </w:r>
      <w:r>
        <w:rPr>
          <w:rFonts w:hint="eastAsia"/>
          <w:kern w:val="0"/>
        </w:rPr>
        <w:t>Q</w:t>
      </w:r>
      <w:r>
        <w:rPr>
          <w:rFonts w:hint="eastAsia"/>
          <w:kern w:val="0"/>
        </w:rPr>
        <w:t>中弹出最小</w:t>
      </w:r>
      <w:r>
        <w:rPr>
          <w:rFonts w:hint="eastAsia"/>
          <w:kern w:val="0"/>
        </w:rPr>
        <w:t>key</w:t>
      </w:r>
      <w:r>
        <w:rPr>
          <w:rFonts w:hint="eastAsia"/>
          <w:kern w:val="0"/>
        </w:rPr>
        <w:t>值的顶点即可，而不需要像</w:t>
      </w:r>
      <w:r>
        <w:rPr>
          <w:rFonts w:hint="eastAsia"/>
          <w:kern w:val="0"/>
        </w:rPr>
        <w:t>Kruskal</w:t>
      </w:r>
      <w:r>
        <w:rPr>
          <w:rFonts w:hint="eastAsia"/>
          <w:kern w:val="0"/>
        </w:rPr>
        <w:t>一样</w:t>
      </w:r>
      <w:r w:rsidR="0029355C">
        <w:rPr>
          <w:rFonts w:hint="eastAsia"/>
          <w:kern w:val="0"/>
        </w:rPr>
        <w:t>为对所有的边的权值进行一次排序</w:t>
      </w:r>
      <w:r>
        <w:rPr>
          <w:rFonts w:hint="eastAsia"/>
          <w:kern w:val="0"/>
        </w:rPr>
        <w:t>；</w:t>
      </w:r>
    </w:p>
    <w:p w:rsidR="00F00AEE" w:rsidRDefault="00F00AEE" w:rsidP="00AA6DC5">
      <w:pPr>
        <w:pStyle w:val="a3"/>
        <w:numPr>
          <w:ilvl w:val="1"/>
          <w:numId w:val="28"/>
        </w:numPr>
        <w:ind w:firstLineChars="0"/>
        <w:rPr>
          <w:kern w:val="0"/>
        </w:rPr>
      </w:pPr>
      <w:r>
        <w:rPr>
          <w:rFonts w:hint="eastAsia"/>
          <w:kern w:val="0"/>
        </w:rPr>
        <w:t>Prim</w:t>
      </w:r>
      <w:r>
        <w:rPr>
          <w:rFonts w:hint="eastAsia"/>
          <w:kern w:val="0"/>
        </w:rPr>
        <w:t>算法使用了用于快速或者</w:t>
      </w:r>
      <w:proofErr w:type="gramStart"/>
      <w:r>
        <w:rPr>
          <w:rFonts w:hint="eastAsia"/>
          <w:kern w:val="0"/>
        </w:rPr>
        <w:t>最小权值边</w:t>
      </w:r>
      <w:proofErr w:type="gramEnd"/>
      <w:r>
        <w:rPr>
          <w:rFonts w:hint="eastAsia"/>
          <w:kern w:val="0"/>
        </w:rPr>
        <w:t>的技巧（</w:t>
      </w:r>
      <w:proofErr w:type="gramStart"/>
      <w:r>
        <w:rPr>
          <w:rFonts w:hint="eastAsia"/>
          <w:kern w:val="0"/>
        </w:rPr>
        <w:t>二叉堆</w:t>
      </w:r>
      <w:proofErr w:type="gramEnd"/>
      <w:r>
        <w:rPr>
          <w:rFonts w:hint="eastAsia"/>
          <w:kern w:val="0"/>
        </w:rPr>
        <w:t>、二项堆、斐波那契堆）来加速算法的运行。在最朴素的选取</w:t>
      </w:r>
      <w:proofErr w:type="gramStart"/>
      <w:r>
        <w:rPr>
          <w:rFonts w:hint="eastAsia"/>
          <w:kern w:val="0"/>
        </w:rPr>
        <w:t>安全边</w:t>
      </w:r>
      <w:proofErr w:type="gramEnd"/>
      <w:r>
        <w:rPr>
          <w:rFonts w:hint="eastAsia"/>
          <w:kern w:val="0"/>
        </w:rPr>
        <w:t>的算法中，需要遍历剩下的所有的边，所需要的时间复杂度为</w:t>
      </w:r>
      <w:r>
        <w:rPr>
          <w:rFonts w:hint="eastAsia"/>
          <w:kern w:val="0"/>
        </w:rPr>
        <w:t>O(EV)</w:t>
      </w:r>
      <w:r>
        <w:rPr>
          <w:rFonts w:hint="eastAsia"/>
          <w:kern w:val="0"/>
        </w:rPr>
        <w:t>，而采用堆来优化后只需要</w:t>
      </w:r>
      <w:r>
        <w:rPr>
          <w:rFonts w:hint="eastAsia"/>
          <w:kern w:val="0"/>
        </w:rPr>
        <w:t>O(ElgV)</w:t>
      </w:r>
      <w:r>
        <w:rPr>
          <w:rFonts w:hint="eastAsia"/>
          <w:kern w:val="0"/>
        </w:rPr>
        <w:t>，大大地改善了算法的执行时间（堆的好处）。</w:t>
      </w:r>
    </w:p>
    <w:p w:rsidR="009A09A6" w:rsidRDefault="009A09A6" w:rsidP="00AA6DC5">
      <w:pPr>
        <w:pStyle w:val="a3"/>
        <w:numPr>
          <w:ilvl w:val="1"/>
          <w:numId w:val="28"/>
        </w:numPr>
        <w:ind w:firstLineChars="0"/>
        <w:rPr>
          <w:kern w:val="0"/>
        </w:rPr>
      </w:pPr>
      <w:r>
        <w:rPr>
          <w:rFonts w:hint="eastAsia"/>
          <w:kern w:val="0"/>
        </w:rPr>
        <w:t>不过</w:t>
      </w:r>
      <w:r>
        <w:rPr>
          <w:rFonts w:hint="eastAsia"/>
          <w:kern w:val="0"/>
        </w:rPr>
        <w:t>Kruskal</w:t>
      </w:r>
      <w:r>
        <w:rPr>
          <w:rFonts w:hint="eastAsia"/>
          <w:kern w:val="0"/>
        </w:rPr>
        <w:t>算法实现简单，所以对于一般的应用</w:t>
      </w:r>
      <w:r>
        <w:rPr>
          <w:rFonts w:hint="eastAsia"/>
          <w:kern w:val="0"/>
        </w:rPr>
        <w:t>Kruskal</w:t>
      </w:r>
      <w:r>
        <w:rPr>
          <w:rFonts w:hint="eastAsia"/>
          <w:kern w:val="0"/>
        </w:rPr>
        <w:t>算法很常见。</w:t>
      </w:r>
    </w:p>
    <w:p w:rsidR="00E40F30" w:rsidRDefault="00E40F30" w:rsidP="00585DED">
      <w:pPr>
        <w:pStyle w:val="a3"/>
        <w:numPr>
          <w:ilvl w:val="0"/>
          <w:numId w:val="28"/>
        </w:numPr>
        <w:ind w:firstLineChars="0"/>
        <w:rPr>
          <w:kern w:val="0"/>
        </w:rPr>
      </w:pPr>
      <w:r>
        <w:rPr>
          <w:rFonts w:hint="eastAsia"/>
          <w:kern w:val="0"/>
        </w:rPr>
        <w:t>Prim</w:t>
      </w:r>
      <w:r>
        <w:rPr>
          <w:rFonts w:hint="eastAsia"/>
          <w:kern w:val="0"/>
        </w:rPr>
        <w:t>算法的性能取决于优先队列</w:t>
      </w:r>
      <w:r>
        <w:rPr>
          <w:rFonts w:hint="eastAsia"/>
          <w:kern w:val="0"/>
        </w:rPr>
        <w:t>Q</w:t>
      </w:r>
      <w:r>
        <w:rPr>
          <w:rFonts w:hint="eastAsia"/>
          <w:kern w:val="0"/>
        </w:rPr>
        <w:t>是如何实现的，因此如果使用斐波那契堆来实现最小优先队列，就可以将</w:t>
      </w:r>
      <w:r>
        <w:rPr>
          <w:rFonts w:hint="eastAsia"/>
          <w:kern w:val="0"/>
        </w:rPr>
        <w:t>Prim</w:t>
      </w:r>
      <w:r>
        <w:rPr>
          <w:rFonts w:hint="eastAsia"/>
          <w:kern w:val="0"/>
        </w:rPr>
        <w:t>算法的运行时间改进为</w:t>
      </w:r>
      <w:r>
        <w:rPr>
          <w:rFonts w:hint="eastAsia"/>
          <w:kern w:val="0"/>
        </w:rPr>
        <w:t>O(E+VlgV)</w:t>
      </w:r>
      <w:r>
        <w:rPr>
          <w:rFonts w:hint="eastAsia"/>
          <w:kern w:val="0"/>
        </w:rPr>
        <w:t>。</w:t>
      </w:r>
    </w:p>
    <w:p w:rsidR="00DB3853" w:rsidRDefault="00DB3853" w:rsidP="00585DED">
      <w:pPr>
        <w:rPr>
          <w:kern w:val="0"/>
        </w:rPr>
      </w:pPr>
    </w:p>
    <w:p w:rsidR="00EC1E60" w:rsidRDefault="00EC1E60" w:rsidP="00EC1E60">
      <w:pPr>
        <w:rPr>
          <w:ins w:id="1139" w:author="tcq" w:date="2011-06-17T23:30:00Z"/>
          <w:rFonts w:ascii="Simsun" w:hAnsi="Simsun" w:cs="宋体" w:hint="eastAsia"/>
          <w:sz w:val="27"/>
          <w:szCs w:val="27"/>
        </w:rPr>
      </w:pPr>
    </w:p>
    <w:p w:rsidR="00EC1E60" w:rsidRPr="00532D98" w:rsidRDefault="00EC1E60" w:rsidP="00EC1E60">
      <w:pPr>
        <w:rPr>
          <w:ins w:id="1140" w:author="tcq" w:date="2011-06-17T23:30:00Z"/>
          <w:rFonts w:hint="eastAsia"/>
        </w:rPr>
      </w:pPr>
      <w:ins w:id="1141" w:author="tcq" w:date="2011-06-17T23:30: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1142" w:author="tcq" w:date="2011-06-17T23:30:00Z"/>
        </w:trPr>
        <w:tc>
          <w:tcPr>
            <w:tcW w:w="11840" w:type="dxa"/>
          </w:tcPr>
          <w:p w:rsidR="009904D0" w:rsidRPr="009904D0" w:rsidRDefault="009904D0" w:rsidP="009904D0">
            <w:pPr>
              <w:rPr>
                <w:ins w:id="1143" w:author="tcq" w:date="2011-06-17T23:41:00Z"/>
                <w:color w:val="00B0F0"/>
                <w:sz w:val="18"/>
                <w:szCs w:val="18"/>
              </w:rPr>
            </w:pPr>
            <w:ins w:id="1144" w:author="tcq" w:date="2011-06-17T23:41:00Z">
              <w:r w:rsidRPr="009904D0">
                <w:rPr>
                  <w:color w:val="00B0F0"/>
                  <w:sz w:val="18"/>
                  <w:szCs w:val="18"/>
                </w:rPr>
                <w:t>6  --&gt;  7</w:t>
              </w:r>
            </w:ins>
          </w:p>
          <w:p w:rsidR="009904D0" w:rsidRPr="009904D0" w:rsidRDefault="009904D0" w:rsidP="009904D0">
            <w:pPr>
              <w:rPr>
                <w:ins w:id="1145" w:author="tcq" w:date="2011-06-17T23:41:00Z"/>
                <w:color w:val="00B0F0"/>
                <w:sz w:val="18"/>
                <w:szCs w:val="18"/>
              </w:rPr>
            </w:pPr>
            <w:ins w:id="1146" w:author="tcq" w:date="2011-06-17T23:41:00Z">
              <w:r w:rsidRPr="009904D0">
                <w:rPr>
                  <w:color w:val="00B0F0"/>
                  <w:sz w:val="18"/>
                  <w:szCs w:val="18"/>
                </w:rPr>
                <w:t>2  --&gt;  8</w:t>
              </w:r>
            </w:ins>
          </w:p>
          <w:p w:rsidR="009904D0" w:rsidRPr="009904D0" w:rsidRDefault="009904D0" w:rsidP="009904D0">
            <w:pPr>
              <w:rPr>
                <w:ins w:id="1147" w:author="tcq" w:date="2011-06-17T23:41:00Z"/>
                <w:color w:val="00B0F0"/>
                <w:sz w:val="18"/>
                <w:szCs w:val="18"/>
              </w:rPr>
            </w:pPr>
            <w:ins w:id="1148" w:author="tcq" w:date="2011-06-17T23:41:00Z">
              <w:r w:rsidRPr="009904D0">
                <w:rPr>
                  <w:color w:val="00B0F0"/>
                  <w:sz w:val="18"/>
                  <w:szCs w:val="18"/>
                </w:rPr>
                <w:t>5  --&gt;  6</w:t>
              </w:r>
            </w:ins>
          </w:p>
          <w:p w:rsidR="009904D0" w:rsidRPr="009904D0" w:rsidRDefault="009904D0" w:rsidP="009904D0">
            <w:pPr>
              <w:rPr>
                <w:ins w:id="1149" w:author="tcq" w:date="2011-06-17T23:41:00Z"/>
                <w:color w:val="00B0F0"/>
                <w:sz w:val="18"/>
                <w:szCs w:val="18"/>
              </w:rPr>
            </w:pPr>
            <w:ins w:id="1150" w:author="tcq" w:date="2011-06-17T23:41:00Z">
              <w:r w:rsidRPr="009904D0">
                <w:rPr>
                  <w:color w:val="00B0F0"/>
                  <w:sz w:val="18"/>
                  <w:szCs w:val="18"/>
                </w:rPr>
                <w:t>0  --&gt;  1</w:t>
              </w:r>
            </w:ins>
          </w:p>
          <w:p w:rsidR="009904D0" w:rsidRPr="009904D0" w:rsidRDefault="009904D0" w:rsidP="009904D0">
            <w:pPr>
              <w:rPr>
                <w:ins w:id="1151" w:author="tcq" w:date="2011-06-17T23:41:00Z"/>
                <w:color w:val="00B0F0"/>
                <w:sz w:val="18"/>
                <w:szCs w:val="18"/>
              </w:rPr>
            </w:pPr>
            <w:ins w:id="1152" w:author="tcq" w:date="2011-06-17T23:41:00Z">
              <w:r w:rsidRPr="009904D0">
                <w:rPr>
                  <w:color w:val="00B0F0"/>
                  <w:sz w:val="18"/>
                  <w:szCs w:val="18"/>
                </w:rPr>
                <w:t>2  --&gt;  5</w:t>
              </w:r>
            </w:ins>
          </w:p>
          <w:p w:rsidR="009904D0" w:rsidRPr="009904D0" w:rsidRDefault="009904D0" w:rsidP="009904D0">
            <w:pPr>
              <w:rPr>
                <w:ins w:id="1153" w:author="tcq" w:date="2011-06-17T23:41:00Z"/>
                <w:color w:val="00B0F0"/>
                <w:sz w:val="18"/>
                <w:szCs w:val="18"/>
              </w:rPr>
            </w:pPr>
            <w:ins w:id="1154" w:author="tcq" w:date="2011-06-17T23:41:00Z">
              <w:r w:rsidRPr="009904D0">
                <w:rPr>
                  <w:color w:val="00B0F0"/>
                  <w:sz w:val="18"/>
                  <w:szCs w:val="18"/>
                </w:rPr>
                <w:t>2  --&gt;  3</w:t>
              </w:r>
            </w:ins>
          </w:p>
          <w:p w:rsidR="009904D0" w:rsidRPr="009904D0" w:rsidRDefault="009904D0" w:rsidP="009904D0">
            <w:pPr>
              <w:rPr>
                <w:ins w:id="1155" w:author="tcq" w:date="2011-06-17T23:41:00Z"/>
                <w:color w:val="00B0F0"/>
                <w:sz w:val="18"/>
                <w:szCs w:val="18"/>
              </w:rPr>
            </w:pPr>
            <w:ins w:id="1156" w:author="tcq" w:date="2011-06-17T23:41:00Z">
              <w:r w:rsidRPr="009904D0">
                <w:rPr>
                  <w:color w:val="00B0F0"/>
                  <w:sz w:val="18"/>
                  <w:szCs w:val="18"/>
                </w:rPr>
                <w:t>0  --&gt;  7</w:t>
              </w:r>
            </w:ins>
          </w:p>
          <w:p w:rsidR="009904D0" w:rsidRPr="009904D0" w:rsidRDefault="009904D0" w:rsidP="009904D0">
            <w:pPr>
              <w:rPr>
                <w:ins w:id="1157" w:author="tcq" w:date="2011-06-17T23:41:00Z"/>
                <w:color w:val="00B0F0"/>
                <w:sz w:val="18"/>
                <w:szCs w:val="18"/>
              </w:rPr>
            </w:pPr>
            <w:ins w:id="1158" w:author="tcq" w:date="2011-06-17T23:41:00Z">
              <w:r w:rsidRPr="009904D0">
                <w:rPr>
                  <w:color w:val="00B0F0"/>
                  <w:sz w:val="18"/>
                  <w:szCs w:val="18"/>
                </w:rPr>
                <w:t>3  --&gt;  4</w:t>
              </w:r>
            </w:ins>
          </w:p>
          <w:p w:rsidR="009904D0" w:rsidRPr="009904D0" w:rsidRDefault="009904D0" w:rsidP="009904D0">
            <w:pPr>
              <w:rPr>
                <w:ins w:id="1159" w:author="tcq" w:date="2011-06-17T23:41:00Z"/>
                <w:rFonts w:hint="eastAsia"/>
                <w:color w:val="00B0F0"/>
                <w:sz w:val="18"/>
                <w:szCs w:val="18"/>
              </w:rPr>
            </w:pPr>
            <w:ins w:id="1160" w:author="tcq" w:date="2011-06-17T23:41:00Z">
              <w:r w:rsidRPr="009904D0">
                <w:rPr>
                  <w:rFonts w:hint="eastAsia"/>
                  <w:color w:val="00B0F0"/>
                  <w:sz w:val="18"/>
                  <w:szCs w:val="18"/>
                </w:rPr>
                <w:t>Prim</w:t>
              </w:r>
              <w:r w:rsidRPr="009904D0">
                <w:rPr>
                  <w:rFonts w:hint="eastAsia"/>
                  <w:color w:val="00B0F0"/>
                  <w:sz w:val="18"/>
                  <w:szCs w:val="18"/>
                </w:rPr>
                <w:t>最小生成树</w:t>
              </w:r>
            </w:ins>
          </w:p>
          <w:p w:rsidR="009904D0" w:rsidRPr="009904D0" w:rsidRDefault="009904D0" w:rsidP="009904D0">
            <w:pPr>
              <w:rPr>
                <w:ins w:id="1161" w:author="tcq" w:date="2011-06-17T23:41:00Z"/>
                <w:color w:val="00B0F0"/>
                <w:sz w:val="18"/>
                <w:szCs w:val="18"/>
              </w:rPr>
            </w:pPr>
            <w:ins w:id="1162" w:author="tcq" w:date="2011-06-17T23:41:00Z">
              <w:r w:rsidRPr="009904D0">
                <w:rPr>
                  <w:color w:val="00B0F0"/>
                  <w:sz w:val="18"/>
                  <w:szCs w:val="18"/>
                </w:rPr>
                <w:t>&amp; -- a</w:t>
              </w:r>
            </w:ins>
          </w:p>
          <w:p w:rsidR="009904D0" w:rsidRPr="009904D0" w:rsidRDefault="009904D0" w:rsidP="009904D0">
            <w:pPr>
              <w:rPr>
                <w:ins w:id="1163" w:author="tcq" w:date="2011-06-17T23:41:00Z"/>
                <w:color w:val="00B0F0"/>
                <w:sz w:val="18"/>
                <w:szCs w:val="18"/>
              </w:rPr>
            </w:pPr>
            <w:ins w:id="1164" w:author="tcq" w:date="2011-06-17T23:41:00Z">
              <w:r w:rsidRPr="009904D0">
                <w:rPr>
                  <w:color w:val="00B0F0"/>
                  <w:sz w:val="18"/>
                  <w:szCs w:val="18"/>
                </w:rPr>
                <w:t>a -- b</w:t>
              </w:r>
            </w:ins>
          </w:p>
          <w:p w:rsidR="009904D0" w:rsidRPr="009904D0" w:rsidRDefault="009904D0" w:rsidP="009904D0">
            <w:pPr>
              <w:rPr>
                <w:ins w:id="1165" w:author="tcq" w:date="2011-06-17T23:41:00Z"/>
                <w:color w:val="00B0F0"/>
                <w:sz w:val="18"/>
                <w:szCs w:val="18"/>
              </w:rPr>
            </w:pPr>
            <w:ins w:id="1166" w:author="tcq" w:date="2011-06-17T23:41:00Z">
              <w:r w:rsidRPr="009904D0">
                <w:rPr>
                  <w:color w:val="00B0F0"/>
                  <w:sz w:val="18"/>
                  <w:szCs w:val="18"/>
                </w:rPr>
                <w:t>b -- c</w:t>
              </w:r>
            </w:ins>
          </w:p>
          <w:p w:rsidR="009904D0" w:rsidRPr="009904D0" w:rsidRDefault="009904D0" w:rsidP="009904D0">
            <w:pPr>
              <w:rPr>
                <w:ins w:id="1167" w:author="tcq" w:date="2011-06-17T23:41:00Z"/>
                <w:color w:val="00B0F0"/>
                <w:sz w:val="18"/>
                <w:szCs w:val="18"/>
              </w:rPr>
            </w:pPr>
            <w:ins w:id="1168" w:author="tcq" w:date="2011-06-17T23:41:00Z">
              <w:r w:rsidRPr="009904D0">
                <w:rPr>
                  <w:color w:val="00B0F0"/>
                  <w:sz w:val="18"/>
                  <w:szCs w:val="18"/>
                </w:rPr>
                <w:t>c -- i</w:t>
              </w:r>
            </w:ins>
          </w:p>
          <w:p w:rsidR="009904D0" w:rsidRPr="009904D0" w:rsidRDefault="009904D0" w:rsidP="009904D0">
            <w:pPr>
              <w:rPr>
                <w:ins w:id="1169" w:author="tcq" w:date="2011-06-17T23:41:00Z"/>
                <w:color w:val="00B0F0"/>
                <w:sz w:val="18"/>
                <w:szCs w:val="18"/>
              </w:rPr>
            </w:pPr>
            <w:ins w:id="1170" w:author="tcq" w:date="2011-06-17T23:41:00Z">
              <w:r w:rsidRPr="009904D0">
                <w:rPr>
                  <w:color w:val="00B0F0"/>
                  <w:sz w:val="18"/>
                  <w:szCs w:val="18"/>
                </w:rPr>
                <w:t>c -- f</w:t>
              </w:r>
            </w:ins>
          </w:p>
          <w:p w:rsidR="009904D0" w:rsidRPr="009904D0" w:rsidRDefault="009904D0" w:rsidP="009904D0">
            <w:pPr>
              <w:rPr>
                <w:ins w:id="1171" w:author="tcq" w:date="2011-06-17T23:41:00Z"/>
                <w:color w:val="00B0F0"/>
                <w:sz w:val="18"/>
                <w:szCs w:val="18"/>
              </w:rPr>
            </w:pPr>
            <w:ins w:id="1172" w:author="tcq" w:date="2011-06-17T23:41:00Z">
              <w:r w:rsidRPr="009904D0">
                <w:rPr>
                  <w:color w:val="00B0F0"/>
                  <w:sz w:val="18"/>
                  <w:szCs w:val="18"/>
                </w:rPr>
                <w:t>f -- g</w:t>
              </w:r>
            </w:ins>
          </w:p>
          <w:p w:rsidR="009904D0" w:rsidRPr="009904D0" w:rsidRDefault="009904D0" w:rsidP="009904D0">
            <w:pPr>
              <w:rPr>
                <w:ins w:id="1173" w:author="tcq" w:date="2011-06-17T23:41:00Z"/>
                <w:color w:val="00B0F0"/>
                <w:sz w:val="18"/>
                <w:szCs w:val="18"/>
              </w:rPr>
            </w:pPr>
            <w:ins w:id="1174" w:author="tcq" w:date="2011-06-17T23:41:00Z">
              <w:r w:rsidRPr="009904D0">
                <w:rPr>
                  <w:color w:val="00B0F0"/>
                  <w:sz w:val="18"/>
                  <w:szCs w:val="18"/>
                </w:rPr>
                <w:t>g -- h</w:t>
              </w:r>
            </w:ins>
          </w:p>
          <w:p w:rsidR="009904D0" w:rsidRPr="009904D0" w:rsidRDefault="009904D0" w:rsidP="009904D0">
            <w:pPr>
              <w:rPr>
                <w:ins w:id="1175" w:author="tcq" w:date="2011-06-17T23:41:00Z"/>
                <w:color w:val="00B0F0"/>
                <w:sz w:val="18"/>
                <w:szCs w:val="18"/>
              </w:rPr>
            </w:pPr>
            <w:ins w:id="1176" w:author="tcq" w:date="2011-06-17T23:41:00Z">
              <w:r w:rsidRPr="009904D0">
                <w:rPr>
                  <w:color w:val="00B0F0"/>
                  <w:sz w:val="18"/>
                  <w:szCs w:val="18"/>
                </w:rPr>
                <w:t>c -- d</w:t>
              </w:r>
            </w:ins>
          </w:p>
          <w:p w:rsidR="009904D0" w:rsidRPr="009904D0" w:rsidRDefault="009904D0" w:rsidP="009904D0">
            <w:pPr>
              <w:rPr>
                <w:ins w:id="1177" w:author="tcq" w:date="2011-06-17T23:41:00Z"/>
                <w:color w:val="00B0F0"/>
                <w:sz w:val="18"/>
                <w:szCs w:val="18"/>
              </w:rPr>
            </w:pPr>
            <w:ins w:id="1178" w:author="tcq" w:date="2011-06-17T23:41:00Z">
              <w:r w:rsidRPr="009904D0">
                <w:rPr>
                  <w:color w:val="00B0F0"/>
                  <w:sz w:val="18"/>
                  <w:szCs w:val="18"/>
                </w:rPr>
                <w:t>d -- e</w:t>
              </w:r>
            </w:ins>
          </w:p>
          <w:p w:rsidR="00EC1E60" w:rsidRPr="000C5D60" w:rsidRDefault="009904D0" w:rsidP="009904D0">
            <w:pPr>
              <w:rPr>
                <w:ins w:id="1179" w:author="tcq" w:date="2011-06-17T23:30:00Z"/>
                <w:color w:val="00B0F0"/>
                <w:sz w:val="18"/>
                <w:szCs w:val="18"/>
              </w:rPr>
            </w:pPr>
            <w:ins w:id="1180" w:author="tcq" w:date="2011-06-17T23:41:00Z">
              <w:r w:rsidRPr="009904D0">
                <w:rPr>
                  <w:rFonts w:hint="eastAsia"/>
                  <w:color w:val="00B0F0"/>
                  <w:sz w:val="18"/>
                  <w:szCs w:val="18"/>
                </w:rPr>
                <w:t>请按任意键继续</w:t>
              </w:r>
              <w:r w:rsidRPr="009904D0">
                <w:rPr>
                  <w:rFonts w:hint="eastAsia"/>
                  <w:color w:val="00B0F0"/>
                  <w:sz w:val="18"/>
                  <w:szCs w:val="18"/>
                </w:rPr>
                <w:t>. . .</w:t>
              </w:r>
            </w:ins>
          </w:p>
        </w:tc>
      </w:tr>
    </w:tbl>
    <w:p w:rsidR="00EC1E60" w:rsidRPr="00532D98" w:rsidRDefault="00EC1E60" w:rsidP="00EC1E60">
      <w:pPr>
        <w:rPr>
          <w:ins w:id="1181" w:author="tcq" w:date="2011-06-17T23:30:00Z"/>
        </w:rPr>
      </w:pPr>
    </w:p>
    <w:p w:rsidR="00DB3853" w:rsidRPr="00EC1E60" w:rsidRDefault="00DB3853" w:rsidP="00585DED">
      <w:pPr>
        <w:rPr>
          <w:kern w:val="0"/>
          <w:rPrChange w:id="1182" w:author="tcq" w:date="2011-06-17T23:30:00Z">
            <w:rPr>
              <w:kern w:val="0"/>
            </w:rPr>
          </w:rPrChange>
        </w:rPr>
      </w:pPr>
    </w:p>
    <w:p w:rsidR="00DB3853" w:rsidRPr="00585DED" w:rsidRDefault="00DB3853" w:rsidP="00585DED">
      <w:pPr>
        <w:pStyle w:val="3"/>
      </w:pPr>
      <w:r>
        <w:rPr>
          <w:rFonts w:hint="eastAsia"/>
        </w:rPr>
        <w:t>第24章：单源最短路径</w:t>
      </w:r>
    </w:p>
    <w:p w:rsidR="00D36E8C" w:rsidRDefault="00C40FB0" w:rsidP="00585DED">
      <w:pPr>
        <w:pStyle w:val="a3"/>
        <w:numPr>
          <w:ilvl w:val="0"/>
          <w:numId w:val="29"/>
        </w:numPr>
        <w:ind w:firstLineChars="0"/>
        <w:rPr>
          <w:kern w:val="0"/>
        </w:rPr>
      </w:pPr>
      <w:r>
        <w:rPr>
          <w:rFonts w:hint="eastAsia"/>
          <w:kern w:val="0"/>
        </w:rPr>
        <w:t>最短路径：一个顶点到另一个顶点的最短权值路径。广度优先搜索算法就是一种在无权（单位权值）图上执行的最短路径算法。</w:t>
      </w:r>
    </w:p>
    <w:p w:rsidR="00C40FB0" w:rsidRDefault="00C40FB0" w:rsidP="00585DED">
      <w:pPr>
        <w:pStyle w:val="a3"/>
        <w:numPr>
          <w:ilvl w:val="0"/>
          <w:numId w:val="29"/>
        </w:numPr>
        <w:ind w:firstLineChars="0"/>
        <w:rPr>
          <w:kern w:val="0"/>
        </w:rPr>
      </w:pPr>
      <w:r>
        <w:rPr>
          <w:rFonts w:hint="eastAsia"/>
          <w:kern w:val="0"/>
        </w:rPr>
        <w:t>从渐近意义上来说，解决一对顶点的最短路径问题的复杂度与单源最短路径的复杂度相同。</w:t>
      </w:r>
    </w:p>
    <w:p w:rsidR="00C40FB0" w:rsidRPr="00585DED" w:rsidRDefault="00C40FB0" w:rsidP="00585DED">
      <w:pPr>
        <w:pStyle w:val="a3"/>
        <w:numPr>
          <w:ilvl w:val="0"/>
          <w:numId w:val="29"/>
        </w:numPr>
        <w:ind w:firstLineChars="0"/>
        <w:rPr>
          <w:kern w:val="0"/>
        </w:rPr>
      </w:pPr>
      <w:r w:rsidRPr="00585DED">
        <w:rPr>
          <w:rFonts w:hint="eastAsia"/>
          <w:kern w:val="0"/>
        </w:rPr>
        <w:t>最短路径算法通常依赖于一种性质，也就是一条两顶点间的最短路径包含路径上其它的最短路径。这里动态规划和贪心算法的特征之一：最优子结构。</w:t>
      </w:r>
      <w:r w:rsidRPr="00585DED">
        <w:rPr>
          <w:kern w:val="0"/>
        </w:rPr>
        <w:br/>
      </w:r>
      <w:r w:rsidRPr="00585DED">
        <w:rPr>
          <w:rFonts w:hint="eastAsia"/>
          <w:kern w:val="0"/>
        </w:rPr>
        <w:t>Dijkstra</w:t>
      </w:r>
      <w:r w:rsidRPr="00585DED">
        <w:rPr>
          <w:rFonts w:hint="eastAsia"/>
          <w:kern w:val="0"/>
        </w:rPr>
        <w:t>算法是一个贪心算法。</w:t>
      </w:r>
      <w:r w:rsidRPr="00585DED">
        <w:rPr>
          <w:rFonts w:hint="eastAsia"/>
          <w:kern w:val="0"/>
        </w:rPr>
        <w:t>DIJKSTRA</w:t>
      </w:r>
      <w:r w:rsidRPr="00585DED">
        <w:rPr>
          <w:rFonts w:hint="eastAsia"/>
          <w:kern w:val="0"/>
        </w:rPr>
        <w:t>算法假定输入图中的</w:t>
      </w:r>
      <w:proofErr w:type="gramStart"/>
      <w:r w:rsidRPr="00585DED">
        <w:rPr>
          <w:rFonts w:hint="eastAsia"/>
          <w:kern w:val="0"/>
        </w:rPr>
        <w:t>所有边</w:t>
      </w:r>
      <w:proofErr w:type="gramEnd"/>
      <w:r w:rsidRPr="00585DED">
        <w:rPr>
          <w:rFonts w:hint="eastAsia"/>
          <w:kern w:val="0"/>
        </w:rPr>
        <w:t>的权值都是非负的，而</w:t>
      </w:r>
      <w:r w:rsidRPr="00585DED">
        <w:rPr>
          <w:rFonts w:hint="eastAsia"/>
          <w:kern w:val="0"/>
        </w:rPr>
        <w:t>floyd</w:t>
      </w:r>
      <w:r w:rsidRPr="00585DED">
        <w:rPr>
          <w:rFonts w:hint="eastAsia"/>
          <w:kern w:val="0"/>
        </w:rPr>
        <w:t>算法允许</w:t>
      </w:r>
      <w:proofErr w:type="gramStart"/>
      <w:r w:rsidRPr="00585DED">
        <w:rPr>
          <w:rFonts w:hint="eastAsia"/>
          <w:kern w:val="0"/>
        </w:rPr>
        <w:t>输入边存在负权边</w:t>
      </w:r>
      <w:proofErr w:type="gramEnd"/>
      <w:r w:rsidRPr="00585DED">
        <w:rPr>
          <w:rFonts w:hint="eastAsia"/>
          <w:kern w:val="0"/>
        </w:rPr>
        <w:t>，只要不存在从源点可达的</w:t>
      </w:r>
      <w:proofErr w:type="gramStart"/>
      <w:r w:rsidRPr="00585DED">
        <w:rPr>
          <w:rFonts w:hint="eastAsia"/>
          <w:kern w:val="0"/>
        </w:rPr>
        <w:t>负权回路</w:t>
      </w:r>
      <w:proofErr w:type="gramEnd"/>
      <w:r w:rsidRPr="00585DED">
        <w:rPr>
          <w:rFonts w:hint="eastAsia"/>
          <w:kern w:val="0"/>
        </w:rPr>
        <w:t>。而且如果存在</w:t>
      </w:r>
      <w:proofErr w:type="gramStart"/>
      <w:r w:rsidRPr="00585DED">
        <w:rPr>
          <w:rFonts w:hint="eastAsia"/>
          <w:kern w:val="0"/>
        </w:rPr>
        <w:t>着负权回路</w:t>
      </w:r>
      <w:proofErr w:type="gramEnd"/>
      <w:r w:rsidRPr="00585DED">
        <w:rPr>
          <w:rFonts w:hint="eastAsia"/>
          <w:kern w:val="0"/>
        </w:rPr>
        <w:t>，它还能检测出来。</w:t>
      </w:r>
    </w:p>
    <w:p w:rsidR="00C40FB0" w:rsidRDefault="00C40FB0" w:rsidP="00585DED">
      <w:pPr>
        <w:pStyle w:val="a3"/>
        <w:numPr>
          <w:ilvl w:val="0"/>
          <w:numId w:val="29"/>
        </w:numPr>
        <w:ind w:firstLineChars="0"/>
        <w:rPr>
          <w:kern w:val="0"/>
        </w:rPr>
      </w:pPr>
      <w:r>
        <w:rPr>
          <w:rFonts w:hint="eastAsia"/>
          <w:kern w:val="0"/>
        </w:rPr>
        <w:t>Bellman-Ford</w:t>
      </w:r>
      <w:r>
        <w:rPr>
          <w:rFonts w:hint="eastAsia"/>
          <w:kern w:val="0"/>
        </w:rPr>
        <w:t>算法非常简单：对所有的边进行</w:t>
      </w:r>
      <w:r>
        <w:rPr>
          <w:rFonts w:hint="eastAsia"/>
          <w:kern w:val="0"/>
        </w:rPr>
        <w:t>|v|-1</w:t>
      </w:r>
      <w:r>
        <w:rPr>
          <w:rFonts w:hint="eastAsia"/>
          <w:kern w:val="0"/>
        </w:rPr>
        <w:t>遍循环，在每次循环中对每一条边进行松弛的操作。</w:t>
      </w:r>
      <w:r w:rsidR="000A068F">
        <w:rPr>
          <w:kern w:val="0"/>
        </w:rPr>
        <w:br/>
      </w:r>
      <w:r w:rsidR="000A068F">
        <w:rPr>
          <w:noProof/>
        </w:rPr>
        <w:drawing>
          <wp:inline distT="0" distB="0" distL="0" distR="0" wp14:anchorId="37881A1E" wp14:editId="7B5EB00F">
            <wp:extent cx="6981825" cy="38941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987625" cy="3897380"/>
                    </a:xfrm>
                    <a:prstGeom prst="rect">
                      <a:avLst/>
                    </a:prstGeom>
                  </pic:spPr>
                </pic:pic>
              </a:graphicData>
            </a:graphic>
          </wp:inline>
        </w:drawing>
      </w:r>
    </w:p>
    <w:p w:rsidR="00C40FB0" w:rsidRDefault="00C40FB0" w:rsidP="00585DED">
      <w:pPr>
        <w:pStyle w:val="a3"/>
        <w:numPr>
          <w:ilvl w:val="0"/>
          <w:numId w:val="29"/>
        </w:numPr>
        <w:ind w:firstLineChars="0"/>
        <w:rPr>
          <w:kern w:val="0"/>
        </w:rPr>
      </w:pPr>
      <w:r>
        <w:rPr>
          <w:rFonts w:hint="eastAsia"/>
          <w:kern w:val="0"/>
        </w:rPr>
        <w:t>按顶点的拓扑顺序对某加权有向无回路图的边进行松弛后，就可以在</w:t>
      </w:r>
      <w:r>
        <w:rPr>
          <w:rFonts w:hint="eastAsia"/>
          <w:kern w:val="0"/>
        </w:rPr>
        <w:t>O(V+E)</w:t>
      </w:r>
      <w:r>
        <w:rPr>
          <w:rFonts w:hint="eastAsia"/>
          <w:kern w:val="0"/>
        </w:rPr>
        <w:t>时间内计算出单源最短路径。在一个有向无回路图中最短路径总是存在的，因为即使图中有权值为负的边，也不可能存在</w:t>
      </w:r>
      <w:proofErr w:type="gramStart"/>
      <w:r>
        <w:rPr>
          <w:rFonts w:hint="eastAsia"/>
          <w:kern w:val="0"/>
        </w:rPr>
        <w:t>负权回路</w:t>
      </w:r>
      <w:proofErr w:type="gramEnd"/>
      <w:r>
        <w:rPr>
          <w:rFonts w:hint="eastAsia"/>
          <w:kern w:val="0"/>
        </w:rPr>
        <w:t>（因为它根本没有任何回路）。</w:t>
      </w:r>
    </w:p>
    <w:p w:rsidR="00B35957" w:rsidRPr="00585DED" w:rsidRDefault="00B35957" w:rsidP="00585DED">
      <w:pPr>
        <w:pStyle w:val="a3"/>
        <w:numPr>
          <w:ilvl w:val="0"/>
          <w:numId w:val="29"/>
        </w:numPr>
        <w:ind w:firstLineChars="0"/>
        <w:rPr>
          <w:kern w:val="0"/>
        </w:rPr>
      </w:pPr>
      <w:r w:rsidRPr="00585DED">
        <w:rPr>
          <w:rFonts w:hint="eastAsia"/>
          <w:kern w:val="0"/>
        </w:rPr>
        <w:t>Dijkstra</w:t>
      </w:r>
      <w:r w:rsidRPr="00585DED">
        <w:rPr>
          <w:rFonts w:hint="eastAsia"/>
          <w:kern w:val="0"/>
        </w:rPr>
        <w:t>算法是一种</w:t>
      </w:r>
      <w:r w:rsidRPr="00585DED">
        <w:rPr>
          <w:rFonts w:hint="eastAsia"/>
          <w:kern w:val="0"/>
          <w:u w:val="single"/>
        </w:rPr>
        <w:t>贪心策略</w:t>
      </w:r>
      <w:r w:rsidRPr="00585DED">
        <w:rPr>
          <w:rFonts w:hint="eastAsia"/>
          <w:kern w:val="0"/>
        </w:rPr>
        <w:t>的算法，它的运行时间</w:t>
      </w:r>
      <w:r w:rsidRPr="00585DED">
        <w:rPr>
          <w:rFonts w:hint="eastAsia"/>
          <w:kern w:val="0"/>
          <w:u w:val="single"/>
        </w:rPr>
        <w:t>一般比</w:t>
      </w:r>
      <w:r w:rsidRPr="00585DED">
        <w:rPr>
          <w:rFonts w:hint="eastAsia"/>
          <w:kern w:val="0"/>
          <w:u w:val="single"/>
        </w:rPr>
        <w:t>Bellman-Ford</w:t>
      </w:r>
      <w:r w:rsidRPr="00585DED">
        <w:rPr>
          <w:rFonts w:hint="eastAsia"/>
          <w:kern w:val="0"/>
          <w:u w:val="single"/>
        </w:rPr>
        <w:t>算法要好</w:t>
      </w:r>
      <w:r w:rsidRPr="00585DED">
        <w:rPr>
          <w:rFonts w:hint="eastAsia"/>
          <w:kern w:val="0"/>
        </w:rPr>
        <w:t>。</w:t>
      </w:r>
      <w:r w:rsidRPr="00585DED">
        <w:rPr>
          <w:kern w:val="0"/>
        </w:rPr>
        <w:br/>
      </w:r>
      <w:r w:rsidR="00D1652D">
        <w:rPr>
          <w:rFonts w:hint="eastAsia"/>
          <w:kern w:val="0"/>
        </w:rPr>
        <w:t xml:space="preserve">    </w:t>
      </w:r>
      <w:r w:rsidR="00D1652D" w:rsidRPr="00585DED">
        <w:rPr>
          <w:kern w:val="0"/>
        </w:rPr>
        <w:t>DIJKSTRA(G, w, s)</w:t>
      </w:r>
      <w:r w:rsidR="00D1652D" w:rsidRPr="00585DED">
        <w:rPr>
          <w:rFonts w:hint="eastAsia"/>
          <w:kern w:val="0"/>
        </w:rPr>
        <w:br/>
      </w:r>
      <w:r w:rsidR="00D1652D">
        <w:rPr>
          <w:rFonts w:hint="eastAsia"/>
          <w:kern w:val="0"/>
        </w:rPr>
        <w:t xml:space="preserve">    </w:t>
      </w:r>
      <w:r w:rsidR="00D1652D" w:rsidRPr="00585DED">
        <w:rPr>
          <w:kern w:val="0"/>
        </w:rPr>
        <w:t>1  INITIALIZE-SINGLE-SOURCE(G, s)</w:t>
      </w:r>
      <w:r w:rsidR="00D1652D" w:rsidRPr="00585DED">
        <w:rPr>
          <w:rFonts w:hint="eastAsia"/>
          <w:kern w:val="0"/>
        </w:rPr>
        <w:br/>
      </w:r>
      <w:r w:rsidR="00D1652D">
        <w:rPr>
          <w:rFonts w:hint="eastAsia"/>
          <w:kern w:val="0"/>
        </w:rPr>
        <w:t xml:space="preserve">    </w:t>
      </w:r>
      <w:r w:rsidR="00D1652D" w:rsidRPr="00585DED">
        <w:rPr>
          <w:rFonts w:hint="eastAsia"/>
          <w:kern w:val="0"/>
        </w:rPr>
        <w:t xml:space="preserve">2  S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Pr>
          <w:rFonts w:hint="eastAsia"/>
          <w:kern w:val="0"/>
        </w:rPr>
        <w:t xml:space="preserve">    </w:t>
      </w:r>
      <w:r w:rsidR="00D1652D" w:rsidRPr="00585DED">
        <w:rPr>
          <w:rFonts w:hint="eastAsia"/>
          <w:kern w:val="0"/>
        </w:rPr>
        <w:t xml:space="preserve">3  Q </w:t>
      </w:r>
      <w:r w:rsidR="00D1652D" w:rsidRPr="00585DED">
        <w:rPr>
          <w:rFonts w:hint="eastAsia"/>
          <w:kern w:val="0"/>
        </w:rPr>
        <w:t>←</w:t>
      </w:r>
      <w:r w:rsidR="00D1652D" w:rsidRPr="00585DED">
        <w:rPr>
          <w:rFonts w:hint="eastAsia"/>
          <w:kern w:val="0"/>
        </w:rPr>
        <w:t xml:space="preserve"> V[G]</w:t>
      </w:r>
      <w:r w:rsidR="00D1652D" w:rsidRPr="00585DED">
        <w:rPr>
          <w:kern w:val="0"/>
        </w:rPr>
        <w:br/>
      </w:r>
      <w:r w:rsidR="00D1652D">
        <w:rPr>
          <w:rFonts w:hint="eastAsia"/>
          <w:kern w:val="0"/>
        </w:rPr>
        <w:t xml:space="preserve">    </w:t>
      </w:r>
      <w:r w:rsidR="00D1652D" w:rsidRPr="00585DED">
        <w:rPr>
          <w:rFonts w:hint="eastAsia"/>
          <w:kern w:val="0"/>
        </w:rPr>
        <w:t xml:space="preserve">4  while Q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Pr>
          <w:rFonts w:hint="eastAsia"/>
          <w:kern w:val="0"/>
        </w:rPr>
        <w:t xml:space="preserve">    </w:t>
      </w:r>
      <w:r w:rsidR="00D1652D" w:rsidRPr="00585DED">
        <w:rPr>
          <w:rFonts w:hint="eastAsia"/>
          <w:kern w:val="0"/>
        </w:rPr>
        <w:t xml:space="preserve">5      do u </w:t>
      </w:r>
      <w:r w:rsidR="00D1652D" w:rsidRPr="00585DED">
        <w:rPr>
          <w:rFonts w:hint="eastAsia"/>
          <w:kern w:val="0"/>
        </w:rPr>
        <w:t>←</w:t>
      </w:r>
      <w:r w:rsidR="00D1652D" w:rsidRPr="00585DED">
        <w:rPr>
          <w:rFonts w:hint="eastAsia"/>
          <w:kern w:val="0"/>
        </w:rPr>
        <w:t xml:space="preserve"> EXTRACT-MIN(Q)</w:t>
      </w:r>
      <w:r w:rsidR="00D1652D" w:rsidRPr="00585DED">
        <w:rPr>
          <w:kern w:val="0"/>
        </w:rPr>
        <w:br/>
      </w:r>
      <w:r w:rsidR="00D1652D">
        <w:rPr>
          <w:rFonts w:hint="eastAsia"/>
          <w:kern w:val="0"/>
        </w:rPr>
        <w:t xml:space="preserve">    </w:t>
      </w:r>
      <w:r w:rsidR="00D1652D" w:rsidRPr="00585DED">
        <w:rPr>
          <w:rFonts w:hint="eastAsia"/>
          <w:kern w:val="0"/>
        </w:rPr>
        <w:t xml:space="preserve">6         S </w:t>
      </w:r>
      <w:r w:rsidR="00D1652D" w:rsidRPr="00585DED">
        <w:rPr>
          <w:rFonts w:hint="eastAsia"/>
          <w:kern w:val="0"/>
        </w:rPr>
        <w:t>←</w:t>
      </w:r>
      <w:r w:rsidR="00D1652D" w:rsidRPr="00585DED">
        <w:rPr>
          <w:rFonts w:hint="eastAsia"/>
          <w:kern w:val="0"/>
        </w:rPr>
        <w:t xml:space="preserve"> S </w:t>
      </w:r>
      <w:r w:rsidR="00D1652D" w:rsidRPr="00585DED">
        <w:rPr>
          <w:rFonts w:hint="eastAsia"/>
          <w:kern w:val="0"/>
        </w:rPr>
        <w:t>∪</w:t>
      </w:r>
      <w:r w:rsidR="00D1652D" w:rsidRPr="00585DED">
        <w:rPr>
          <w:rFonts w:hint="eastAsia"/>
          <w:kern w:val="0"/>
        </w:rPr>
        <w:t>{u}</w:t>
      </w:r>
      <w:r w:rsidR="00D1652D" w:rsidRPr="00585DED">
        <w:rPr>
          <w:kern w:val="0"/>
        </w:rPr>
        <w:br/>
      </w:r>
      <w:r w:rsidR="00D1652D">
        <w:rPr>
          <w:rFonts w:hint="eastAsia"/>
          <w:kern w:val="0"/>
        </w:rPr>
        <w:t xml:space="preserve">    </w:t>
      </w:r>
      <w:r w:rsidR="00D1652D" w:rsidRPr="00585DED">
        <w:rPr>
          <w:rFonts w:hint="eastAsia"/>
          <w:kern w:val="0"/>
        </w:rPr>
        <w:t xml:space="preserve">7         for each vertex v </w:t>
      </w:r>
      <w:r w:rsidR="00D1652D" w:rsidRPr="00585DED">
        <w:rPr>
          <w:rFonts w:hint="eastAsia"/>
          <w:kern w:val="0"/>
        </w:rPr>
        <w:t>∈</w:t>
      </w:r>
      <w:r w:rsidR="00D1652D" w:rsidRPr="00585DED">
        <w:rPr>
          <w:rFonts w:hint="eastAsia"/>
          <w:kern w:val="0"/>
        </w:rPr>
        <w:t xml:space="preserve"> Adj[u]</w:t>
      </w:r>
      <w:r w:rsidR="00D1652D">
        <w:rPr>
          <w:kern w:val="0"/>
        </w:rPr>
        <w:br/>
      </w:r>
      <w:r w:rsidR="00D1652D">
        <w:rPr>
          <w:rFonts w:hint="eastAsia"/>
          <w:kern w:val="0"/>
        </w:rPr>
        <w:t xml:space="preserve">    </w:t>
      </w:r>
      <w:r w:rsidR="00D1652D" w:rsidRPr="00585DED">
        <w:rPr>
          <w:kern w:val="0"/>
        </w:rPr>
        <w:t>8             do RELAX(u, v, w)</w:t>
      </w:r>
      <w:r w:rsidR="00740B99">
        <w:rPr>
          <w:rFonts w:hint="eastAsia"/>
          <w:kern w:val="0"/>
        </w:rPr>
        <w:br/>
      </w:r>
      <w:r w:rsidR="00740B99">
        <w:rPr>
          <w:noProof/>
        </w:rPr>
        <w:drawing>
          <wp:inline distT="0" distB="0" distL="0" distR="0" wp14:anchorId="7A95345E" wp14:editId="49070331">
            <wp:extent cx="6905625" cy="32266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913812" cy="3230447"/>
                    </a:xfrm>
                    <a:prstGeom prst="rect">
                      <a:avLst/>
                    </a:prstGeom>
                  </pic:spPr>
                </pic:pic>
              </a:graphicData>
            </a:graphic>
          </wp:inline>
        </w:drawing>
      </w:r>
      <w:r w:rsidRPr="00585DED">
        <w:rPr>
          <w:rFonts w:hint="eastAsia"/>
          <w:kern w:val="0"/>
        </w:rPr>
        <w:br/>
        <w:t>Dijkstra</w:t>
      </w:r>
      <w:r w:rsidRPr="00585DED">
        <w:rPr>
          <w:rFonts w:hint="eastAsia"/>
          <w:kern w:val="0"/>
        </w:rPr>
        <w:t>算法在每次循环中，</w:t>
      </w:r>
      <w:r w:rsidRPr="00585DED">
        <w:rPr>
          <w:rFonts w:hint="eastAsia"/>
          <w:kern w:val="0"/>
          <w:u w:val="single"/>
        </w:rPr>
        <w:t>每次仅仅提取</w:t>
      </w:r>
      <w:r w:rsidRPr="00585DED">
        <w:rPr>
          <w:rFonts w:hint="eastAsia"/>
          <w:kern w:val="0"/>
          <w:u w:val="single"/>
        </w:rPr>
        <w:t>d</w:t>
      </w:r>
      <w:r w:rsidRPr="00585DED">
        <w:rPr>
          <w:rFonts w:hint="eastAsia"/>
          <w:kern w:val="0"/>
          <w:u w:val="single"/>
        </w:rPr>
        <w:t>值最小的顶点</w:t>
      </w:r>
      <w:r w:rsidRPr="00585DED">
        <w:rPr>
          <w:rFonts w:hint="eastAsia"/>
          <w:kern w:val="0"/>
          <w:u w:val="single"/>
        </w:rPr>
        <w:t>u</w:t>
      </w:r>
      <w:r w:rsidRPr="00585DED">
        <w:rPr>
          <w:rFonts w:hint="eastAsia"/>
          <w:kern w:val="0"/>
          <w:u w:val="single"/>
        </w:rPr>
        <w:t>是保证这个贪心策略正确性的关键核心所在</w:t>
      </w:r>
      <w:r w:rsidRPr="00585DED">
        <w:rPr>
          <w:rFonts w:hint="eastAsia"/>
          <w:kern w:val="0"/>
        </w:rPr>
        <w:t>。因为通过集合</w:t>
      </w:r>
      <w:r w:rsidRPr="00585DED">
        <w:rPr>
          <w:rFonts w:hint="eastAsia"/>
          <w:kern w:val="0"/>
        </w:rPr>
        <w:t>S</w:t>
      </w:r>
      <w:r w:rsidRPr="00585DED">
        <w:rPr>
          <w:rFonts w:hint="eastAsia"/>
          <w:kern w:val="0"/>
        </w:rPr>
        <w:t>中所有的元素都已经去试着松弛过</w:t>
      </w:r>
      <w:r w:rsidRPr="00585DED">
        <w:rPr>
          <w:rFonts w:hint="eastAsia"/>
          <w:kern w:val="0"/>
        </w:rPr>
        <w:t>u</w:t>
      </w:r>
      <w:r w:rsidRPr="00585DED">
        <w:rPr>
          <w:rFonts w:hint="eastAsia"/>
          <w:kern w:val="0"/>
        </w:rPr>
        <w:t>了，而非</w:t>
      </w:r>
      <w:r w:rsidRPr="00585DED">
        <w:rPr>
          <w:rFonts w:hint="eastAsia"/>
          <w:kern w:val="0"/>
        </w:rPr>
        <w:t>S</w:t>
      </w:r>
      <w:r w:rsidRPr="00585DED">
        <w:rPr>
          <w:rFonts w:hint="eastAsia"/>
          <w:kern w:val="0"/>
        </w:rPr>
        <w:t>中的点由于本身它的</w:t>
      </w:r>
      <w:r w:rsidRPr="00585DED">
        <w:rPr>
          <w:rFonts w:hint="eastAsia"/>
          <w:kern w:val="0"/>
        </w:rPr>
        <w:t>d</w:t>
      </w:r>
      <w:r w:rsidRPr="00585DED">
        <w:rPr>
          <w:rFonts w:hint="eastAsia"/>
          <w:kern w:val="0"/>
        </w:rPr>
        <w:t>值都比</w:t>
      </w:r>
      <w:r w:rsidRPr="00585DED">
        <w:rPr>
          <w:rFonts w:hint="eastAsia"/>
          <w:kern w:val="0"/>
        </w:rPr>
        <w:t>u</w:t>
      </w:r>
      <w:r w:rsidRPr="00585DED">
        <w:rPr>
          <w:rFonts w:hint="eastAsia"/>
          <w:kern w:val="0"/>
        </w:rPr>
        <w:t>要大，所以即使用它们中的任何一个去松弛</w:t>
      </w:r>
      <w:r w:rsidRPr="00585DED">
        <w:rPr>
          <w:rFonts w:hint="eastAsia"/>
          <w:kern w:val="0"/>
        </w:rPr>
        <w:t>u</w:t>
      </w:r>
      <w:r w:rsidRPr="00585DED">
        <w:rPr>
          <w:rFonts w:hint="eastAsia"/>
          <w:kern w:val="0"/>
        </w:rPr>
        <w:t>，也不可能达到比现在更小的</w:t>
      </w:r>
      <w:r w:rsidRPr="00585DED">
        <w:rPr>
          <w:rFonts w:hint="eastAsia"/>
          <w:kern w:val="0"/>
        </w:rPr>
        <w:t>d</w:t>
      </w:r>
      <w:r w:rsidRPr="00585DED">
        <w:rPr>
          <w:rFonts w:hint="eastAsia"/>
          <w:kern w:val="0"/>
        </w:rPr>
        <w:t>值了。因此，在每次循环中选取当前</w:t>
      </w:r>
      <w:r w:rsidRPr="00585DED">
        <w:rPr>
          <w:rFonts w:hint="eastAsia"/>
          <w:kern w:val="0"/>
        </w:rPr>
        <w:t>d</w:t>
      </w:r>
      <w:r w:rsidRPr="00585DED">
        <w:rPr>
          <w:rFonts w:hint="eastAsia"/>
          <w:kern w:val="0"/>
        </w:rPr>
        <w:t>值最小的顶点加入到</w:t>
      </w:r>
      <w:r w:rsidRPr="00585DED">
        <w:rPr>
          <w:rFonts w:hint="eastAsia"/>
          <w:kern w:val="0"/>
        </w:rPr>
        <w:t>S</w:t>
      </w:r>
      <w:r w:rsidRPr="00585DED">
        <w:rPr>
          <w:rFonts w:hint="eastAsia"/>
          <w:kern w:val="0"/>
        </w:rPr>
        <w:t>集合中去一定能保证最后得到全局最优解。</w:t>
      </w:r>
    </w:p>
    <w:p w:rsidR="004F1D9C" w:rsidRPr="00585DED" w:rsidRDefault="004F1D9C" w:rsidP="00585DED">
      <w:pPr>
        <w:pStyle w:val="a3"/>
        <w:numPr>
          <w:ilvl w:val="0"/>
          <w:numId w:val="29"/>
        </w:numPr>
        <w:ind w:firstLineChars="0"/>
        <w:rPr>
          <w:kern w:val="0"/>
        </w:rPr>
      </w:pPr>
      <w:r>
        <w:rPr>
          <w:rFonts w:hint="eastAsia"/>
          <w:kern w:val="0"/>
        </w:rPr>
        <w:t>很多问题都可以转换成图的问题，使用最短路径的算法来加以解决的。要善于把一些看似不相干的问题转化为图的问题。</w:t>
      </w:r>
    </w:p>
    <w:p w:rsidR="00D36E8C" w:rsidRDefault="00D36E8C" w:rsidP="00AA6DC5">
      <w:pPr>
        <w:rPr>
          <w:kern w:val="0"/>
        </w:rPr>
      </w:pPr>
    </w:p>
    <w:p w:rsidR="00EC1E60" w:rsidRDefault="00EC1E60" w:rsidP="00EC1E60">
      <w:pPr>
        <w:rPr>
          <w:ins w:id="1183" w:author="tcq" w:date="2011-06-17T23:30:00Z"/>
          <w:rFonts w:ascii="Simsun" w:hAnsi="Simsun" w:cs="宋体" w:hint="eastAsia"/>
          <w:sz w:val="27"/>
          <w:szCs w:val="27"/>
        </w:rPr>
      </w:pPr>
    </w:p>
    <w:p w:rsidR="00EC1E60" w:rsidRPr="00532D98" w:rsidRDefault="00EC1E60" w:rsidP="00EC1E60">
      <w:pPr>
        <w:rPr>
          <w:ins w:id="1184" w:author="tcq" w:date="2011-06-17T23:30:00Z"/>
          <w:rFonts w:hint="eastAsia"/>
        </w:rPr>
      </w:pPr>
      <w:ins w:id="1185" w:author="tcq" w:date="2011-06-17T23:30: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1186" w:author="tcq" w:date="2011-06-17T23:30:00Z"/>
        </w:trPr>
        <w:tc>
          <w:tcPr>
            <w:tcW w:w="11840" w:type="dxa"/>
          </w:tcPr>
          <w:p w:rsidR="009904D0" w:rsidRPr="009904D0" w:rsidRDefault="009904D0" w:rsidP="009904D0">
            <w:pPr>
              <w:rPr>
                <w:ins w:id="1187" w:author="tcq" w:date="2011-06-17T23:41:00Z"/>
                <w:rFonts w:hint="eastAsia"/>
                <w:color w:val="00B0F0"/>
                <w:sz w:val="18"/>
                <w:szCs w:val="18"/>
              </w:rPr>
            </w:pPr>
            <w:ins w:id="1188" w:author="tcq" w:date="2011-06-17T23:41:00Z">
              <w:r w:rsidRPr="009904D0">
                <w:rPr>
                  <w:rFonts w:hint="eastAsia"/>
                  <w:color w:val="00B0F0"/>
                  <w:sz w:val="18"/>
                  <w:szCs w:val="18"/>
                </w:rPr>
                <w:t>Bellman-Ford</w:t>
              </w:r>
              <w:r w:rsidRPr="009904D0">
                <w:rPr>
                  <w:rFonts w:hint="eastAsia"/>
                  <w:color w:val="00B0F0"/>
                  <w:sz w:val="18"/>
                  <w:szCs w:val="18"/>
                </w:rPr>
                <w:t>最短路径</w:t>
              </w:r>
            </w:ins>
          </w:p>
          <w:p w:rsidR="009904D0" w:rsidRPr="009904D0" w:rsidRDefault="009904D0" w:rsidP="009904D0">
            <w:pPr>
              <w:rPr>
                <w:ins w:id="1189" w:author="tcq" w:date="2011-06-17T23:41:00Z"/>
                <w:color w:val="00B0F0"/>
                <w:sz w:val="18"/>
                <w:szCs w:val="18"/>
              </w:rPr>
            </w:pPr>
            <w:ins w:id="1190" w:author="tcq" w:date="2011-06-17T23:41:00Z">
              <w:r w:rsidRPr="009904D0">
                <w:rPr>
                  <w:color w:val="00B0F0"/>
                  <w:sz w:val="18"/>
                  <w:szCs w:val="18"/>
                </w:rPr>
                <w:t>s | 0</w:t>
              </w:r>
            </w:ins>
          </w:p>
          <w:p w:rsidR="009904D0" w:rsidRPr="009904D0" w:rsidRDefault="009904D0" w:rsidP="009904D0">
            <w:pPr>
              <w:rPr>
                <w:ins w:id="1191" w:author="tcq" w:date="2011-06-17T23:41:00Z"/>
                <w:color w:val="00B0F0"/>
                <w:sz w:val="18"/>
                <w:szCs w:val="18"/>
              </w:rPr>
            </w:pPr>
            <w:ins w:id="1192" w:author="tcq" w:date="2011-06-17T23:41:00Z">
              <w:r w:rsidRPr="009904D0">
                <w:rPr>
                  <w:color w:val="00B0F0"/>
                  <w:sz w:val="18"/>
                  <w:szCs w:val="18"/>
                </w:rPr>
                <w:t>t | 2</w:t>
              </w:r>
            </w:ins>
          </w:p>
          <w:p w:rsidR="009904D0" w:rsidRPr="009904D0" w:rsidRDefault="009904D0" w:rsidP="009904D0">
            <w:pPr>
              <w:rPr>
                <w:ins w:id="1193" w:author="tcq" w:date="2011-06-17T23:41:00Z"/>
                <w:color w:val="00B0F0"/>
                <w:sz w:val="18"/>
                <w:szCs w:val="18"/>
              </w:rPr>
            </w:pPr>
            <w:ins w:id="1194" w:author="tcq" w:date="2011-06-17T23:41:00Z">
              <w:r w:rsidRPr="009904D0">
                <w:rPr>
                  <w:color w:val="00B0F0"/>
                  <w:sz w:val="18"/>
                  <w:szCs w:val="18"/>
                </w:rPr>
                <w:t>x | 4</w:t>
              </w:r>
            </w:ins>
          </w:p>
          <w:p w:rsidR="009904D0" w:rsidRPr="009904D0" w:rsidRDefault="009904D0" w:rsidP="009904D0">
            <w:pPr>
              <w:rPr>
                <w:ins w:id="1195" w:author="tcq" w:date="2011-06-17T23:41:00Z"/>
                <w:color w:val="00B0F0"/>
                <w:sz w:val="18"/>
                <w:szCs w:val="18"/>
              </w:rPr>
            </w:pPr>
            <w:ins w:id="1196" w:author="tcq" w:date="2011-06-17T23:41:00Z">
              <w:r w:rsidRPr="009904D0">
                <w:rPr>
                  <w:color w:val="00B0F0"/>
                  <w:sz w:val="18"/>
                  <w:szCs w:val="18"/>
                </w:rPr>
                <w:t>z | -2</w:t>
              </w:r>
            </w:ins>
          </w:p>
          <w:p w:rsidR="009904D0" w:rsidRPr="009904D0" w:rsidRDefault="009904D0" w:rsidP="009904D0">
            <w:pPr>
              <w:rPr>
                <w:ins w:id="1197" w:author="tcq" w:date="2011-06-17T23:41:00Z"/>
                <w:color w:val="00B0F0"/>
                <w:sz w:val="18"/>
                <w:szCs w:val="18"/>
              </w:rPr>
            </w:pPr>
            <w:ins w:id="1198" w:author="tcq" w:date="2011-06-17T23:41:00Z">
              <w:r w:rsidRPr="009904D0">
                <w:rPr>
                  <w:color w:val="00B0F0"/>
                  <w:sz w:val="18"/>
                  <w:szCs w:val="18"/>
                </w:rPr>
                <w:t>y | 7</w:t>
              </w:r>
            </w:ins>
          </w:p>
          <w:p w:rsidR="009904D0" w:rsidRPr="009904D0" w:rsidRDefault="009904D0" w:rsidP="009904D0">
            <w:pPr>
              <w:rPr>
                <w:ins w:id="1199" w:author="tcq" w:date="2011-06-17T23:41:00Z"/>
                <w:rFonts w:hint="eastAsia"/>
                <w:color w:val="00B0F0"/>
                <w:sz w:val="18"/>
                <w:szCs w:val="18"/>
              </w:rPr>
            </w:pPr>
            <w:ins w:id="1200" w:author="tcq" w:date="2011-06-17T23:41:00Z">
              <w:r w:rsidRPr="009904D0">
                <w:rPr>
                  <w:rFonts w:hint="eastAsia"/>
                  <w:color w:val="00B0F0"/>
                  <w:sz w:val="18"/>
                  <w:szCs w:val="18"/>
                </w:rPr>
                <w:t>Dijkstra</w:t>
              </w:r>
              <w:r w:rsidRPr="009904D0">
                <w:rPr>
                  <w:rFonts w:hint="eastAsia"/>
                  <w:color w:val="00B0F0"/>
                  <w:sz w:val="18"/>
                  <w:szCs w:val="18"/>
                </w:rPr>
                <w:t>最短路径</w:t>
              </w:r>
            </w:ins>
          </w:p>
          <w:p w:rsidR="009904D0" w:rsidRPr="009904D0" w:rsidRDefault="009904D0" w:rsidP="009904D0">
            <w:pPr>
              <w:rPr>
                <w:ins w:id="1201" w:author="tcq" w:date="2011-06-17T23:41:00Z"/>
                <w:color w:val="00B0F0"/>
                <w:sz w:val="18"/>
                <w:szCs w:val="18"/>
              </w:rPr>
            </w:pPr>
            <w:ins w:id="1202" w:author="tcq" w:date="2011-06-17T23:41:00Z">
              <w:r w:rsidRPr="009904D0">
                <w:rPr>
                  <w:color w:val="00B0F0"/>
                  <w:sz w:val="18"/>
                  <w:szCs w:val="18"/>
                </w:rPr>
                <w:t>s | 0</w:t>
              </w:r>
            </w:ins>
          </w:p>
          <w:p w:rsidR="009904D0" w:rsidRPr="009904D0" w:rsidRDefault="009904D0" w:rsidP="009904D0">
            <w:pPr>
              <w:rPr>
                <w:ins w:id="1203" w:author="tcq" w:date="2011-06-17T23:41:00Z"/>
                <w:color w:val="00B0F0"/>
                <w:sz w:val="18"/>
                <w:szCs w:val="18"/>
              </w:rPr>
            </w:pPr>
            <w:ins w:id="1204" w:author="tcq" w:date="2011-06-17T23:41:00Z">
              <w:r w:rsidRPr="009904D0">
                <w:rPr>
                  <w:color w:val="00B0F0"/>
                  <w:sz w:val="18"/>
                  <w:szCs w:val="18"/>
                </w:rPr>
                <w:t>t | 8</w:t>
              </w:r>
            </w:ins>
          </w:p>
          <w:p w:rsidR="009904D0" w:rsidRPr="009904D0" w:rsidRDefault="009904D0" w:rsidP="009904D0">
            <w:pPr>
              <w:rPr>
                <w:ins w:id="1205" w:author="tcq" w:date="2011-06-17T23:41:00Z"/>
                <w:color w:val="00B0F0"/>
                <w:sz w:val="18"/>
                <w:szCs w:val="18"/>
              </w:rPr>
            </w:pPr>
            <w:ins w:id="1206" w:author="tcq" w:date="2011-06-17T23:41:00Z">
              <w:r w:rsidRPr="009904D0">
                <w:rPr>
                  <w:color w:val="00B0F0"/>
                  <w:sz w:val="18"/>
                  <w:szCs w:val="18"/>
                </w:rPr>
                <w:t>x | 9</w:t>
              </w:r>
            </w:ins>
          </w:p>
          <w:p w:rsidR="009904D0" w:rsidRPr="009904D0" w:rsidRDefault="009904D0" w:rsidP="009904D0">
            <w:pPr>
              <w:rPr>
                <w:ins w:id="1207" w:author="tcq" w:date="2011-06-17T23:41:00Z"/>
                <w:color w:val="00B0F0"/>
                <w:sz w:val="18"/>
                <w:szCs w:val="18"/>
              </w:rPr>
            </w:pPr>
            <w:ins w:id="1208" w:author="tcq" w:date="2011-06-17T23:41:00Z">
              <w:r w:rsidRPr="009904D0">
                <w:rPr>
                  <w:color w:val="00B0F0"/>
                  <w:sz w:val="18"/>
                  <w:szCs w:val="18"/>
                </w:rPr>
                <w:t>z | 7</w:t>
              </w:r>
            </w:ins>
          </w:p>
          <w:p w:rsidR="009904D0" w:rsidRPr="009904D0" w:rsidRDefault="009904D0" w:rsidP="009904D0">
            <w:pPr>
              <w:rPr>
                <w:ins w:id="1209" w:author="tcq" w:date="2011-06-17T23:41:00Z"/>
                <w:color w:val="00B0F0"/>
                <w:sz w:val="18"/>
                <w:szCs w:val="18"/>
              </w:rPr>
            </w:pPr>
            <w:ins w:id="1210" w:author="tcq" w:date="2011-06-17T23:41:00Z">
              <w:r w:rsidRPr="009904D0">
                <w:rPr>
                  <w:color w:val="00B0F0"/>
                  <w:sz w:val="18"/>
                  <w:szCs w:val="18"/>
                </w:rPr>
                <w:t>y | 5</w:t>
              </w:r>
            </w:ins>
          </w:p>
          <w:p w:rsidR="00EC1E60" w:rsidRPr="000C5D60" w:rsidRDefault="009904D0" w:rsidP="009904D0">
            <w:pPr>
              <w:rPr>
                <w:ins w:id="1211" w:author="tcq" w:date="2011-06-17T23:30:00Z"/>
                <w:color w:val="00B0F0"/>
                <w:sz w:val="18"/>
                <w:szCs w:val="18"/>
              </w:rPr>
            </w:pPr>
            <w:ins w:id="1212" w:author="tcq" w:date="2011-06-17T23:41:00Z">
              <w:r w:rsidRPr="009904D0">
                <w:rPr>
                  <w:rFonts w:hint="eastAsia"/>
                  <w:color w:val="00B0F0"/>
                  <w:sz w:val="18"/>
                  <w:szCs w:val="18"/>
                </w:rPr>
                <w:t>请按任意键继续</w:t>
              </w:r>
              <w:r w:rsidRPr="009904D0">
                <w:rPr>
                  <w:rFonts w:hint="eastAsia"/>
                  <w:color w:val="00B0F0"/>
                  <w:sz w:val="18"/>
                  <w:szCs w:val="18"/>
                </w:rPr>
                <w:t>. . .</w:t>
              </w:r>
            </w:ins>
          </w:p>
        </w:tc>
      </w:tr>
    </w:tbl>
    <w:p w:rsidR="00EC1E60" w:rsidRPr="00532D98" w:rsidRDefault="00EC1E60" w:rsidP="00EC1E60">
      <w:pPr>
        <w:rPr>
          <w:ins w:id="1213" w:author="tcq" w:date="2011-06-17T23:30:00Z"/>
        </w:rPr>
      </w:pPr>
    </w:p>
    <w:p w:rsidR="00D36E8C" w:rsidRPr="00EC1E60" w:rsidRDefault="00D36E8C" w:rsidP="00AA6DC5">
      <w:pPr>
        <w:rPr>
          <w:kern w:val="0"/>
          <w:rPrChange w:id="1214" w:author="tcq" w:date="2011-06-17T23:30:00Z">
            <w:rPr>
              <w:kern w:val="0"/>
            </w:rPr>
          </w:rPrChange>
        </w:rPr>
      </w:pPr>
    </w:p>
    <w:p w:rsidR="00E553F9" w:rsidRDefault="00E553F9" w:rsidP="00585DED">
      <w:pPr>
        <w:pStyle w:val="3"/>
      </w:pPr>
      <w:r>
        <w:rPr>
          <w:rFonts w:hint="eastAsia"/>
        </w:rPr>
        <w:t>第25章：每对顶点间的最短路径</w:t>
      </w:r>
    </w:p>
    <w:p w:rsidR="00E553F9" w:rsidRDefault="00A47339" w:rsidP="00585DED">
      <w:pPr>
        <w:pStyle w:val="a3"/>
        <w:numPr>
          <w:ilvl w:val="0"/>
          <w:numId w:val="30"/>
        </w:numPr>
        <w:ind w:firstLineChars="0"/>
        <w:rPr>
          <w:kern w:val="0"/>
        </w:rPr>
      </w:pPr>
      <w:r>
        <w:rPr>
          <w:rFonts w:hint="eastAsia"/>
          <w:kern w:val="0"/>
        </w:rPr>
        <w:t>Folyd-Warshall</w:t>
      </w:r>
      <w:r w:rsidR="003D686C">
        <w:rPr>
          <w:rFonts w:hint="eastAsia"/>
          <w:kern w:val="0"/>
        </w:rPr>
        <w:t>是一个</w:t>
      </w:r>
      <w:r>
        <w:rPr>
          <w:rFonts w:hint="eastAsia"/>
          <w:kern w:val="0"/>
        </w:rPr>
        <w:t>动态规划算法，运行时间为</w:t>
      </w:r>
      <w:r>
        <w:rPr>
          <w:rFonts w:hint="eastAsia"/>
          <w:kern w:val="0"/>
        </w:rPr>
        <w:t>O(V</w:t>
      </w:r>
      <w:r w:rsidRPr="00585DED">
        <w:rPr>
          <w:rFonts w:hint="eastAsia"/>
          <w:kern w:val="0"/>
          <w:vertAlign w:val="superscript"/>
        </w:rPr>
        <w:t>3</w:t>
      </w:r>
      <w:r>
        <w:rPr>
          <w:rFonts w:hint="eastAsia"/>
          <w:kern w:val="0"/>
        </w:rPr>
        <w:t>)</w:t>
      </w:r>
      <w:r>
        <w:rPr>
          <w:rFonts w:hint="eastAsia"/>
          <w:kern w:val="0"/>
        </w:rPr>
        <w:t>；</w:t>
      </w:r>
      <w:r>
        <w:rPr>
          <w:rFonts w:hint="eastAsia"/>
          <w:kern w:val="0"/>
        </w:rPr>
        <w:t>Johnson</w:t>
      </w:r>
      <w:r>
        <w:rPr>
          <w:rFonts w:hint="eastAsia"/>
          <w:kern w:val="0"/>
        </w:rPr>
        <w:t>算法使用了几种算法作为其子算法，运行时间为</w:t>
      </w:r>
      <w:r>
        <w:rPr>
          <w:rFonts w:hint="eastAsia"/>
          <w:kern w:val="0"/>
        </w:rPr>
        <w:t>O(V</w:t>
      </w:r>
      <w:r w:rsidRPr="00585DED">
        <w:rPr>
          <w:rFonts w:hint="eastAsia"/>
          <w:kern w:val="0"/>
          <w:vertAlign w:val="superscript"/>
        </w:rPr>
        <w:t>2</w:t>
      </w:r>
      <w:r>
        <w:rPr>
          <w:rFonts w:hint="eastAsia"/>
          <w:kern w:val="0"/>
        </w:rPr>
        <w:t>lgV+VE)</w:t>
      </w:r>
      <w:r w:rsidR="003D686C">
        <w:rPr>
          <w:rFonts w:hint="eastAsia"/>
          <w:kern w:val="0"/>
        </w:rPr>
        <w:t>，尤其适合对大型稀疏图。</w:t>
      </w:r>
    </w:p>
    <w:p w:rsidR="003D686C" w:rsidRDefault="00692CBA" w:rsidP="00585DED">
      <w:pPr>
        <w:pStyle w:val="a3"/>
        <w:numPr>
          <w:ilvl w:val="0"/>
          <w:numId w:val="30"/>
        </w:numPr>
        <w:ind w:firstLineChars="0"/>
        <w:rPr>
          <w:kern w:val="0"/>
        </w:rPr>
      </w:pPr>
      <w:r>
        <w:rPr>
          <w:rFonts w:hint="eastAsia"/>
          <w:kern w:val="0"/>
        </w:rPr>
        <w:t>求每对顶点之间的最短路径问题很适合于动态规划算法来求解，因为它满足“最优子问题</w:t>
      </w:r>
      <w:r w:rsidR="00C94A23">
        <w:rPr>
          <w:rFonts w:hint="eastAsia"/>
          <w:kern w:val="0"/>
        </w:rPr>
        <w:t>的结构</w:t>
      </w:r>
      <w:r>
        <w:rPr>
          <w:rFonts w:hint="eastAsia"/>
          <w:kern w:val="0"/>
        </w:rPr>
        <w:t>”和“重叠子问题”两个特征。</w:t>
      </w:r>
    </w:p>
    <w:p w:rsidR="00692CBA" w:rsidRDefault="00692CBA" w:rsidP="00585DED">
      <w:pPr>
        <w:pStyle w:val="a3"/>
        <w:numPr>
          <w:ilvl w:val="0"/>
          <w:numId w:val="30"/>
        </w:numPr>
        <w:ind w:firstLineChars="0"/>
        <w:rPr>
          <w:kern w:val="0"/>
        </w:rPr>
      </w:pPr>
      <w:r>
        <w:rPr>
          <w:rFonts w:hint="eastAsia"/>
          <w:kern w:val="0"/>
        </w:rPr>
        <w:t>一个朴素的思路就是使用</w:t>
      </w:r>
      <w:r>
        <w:rPr>
          <w:rFonts w:hint="eastAsia"/>
          <w:kern w:val="0"/>
        </w:rPr>
        <w:t>L</w:t>
      </w:r>
      <w:r w:rsidRPr="00585DED">
        <w:rPr>
          <w:rFonts w:hint="eastAsia"/>
          <w:kern w:val="0"/>
          <w:vertAlign w:val="subscript"/>
        </w:rPr>
        <w:t>ij</w:t>
      </w:r>
      <w:r w:rsidRPr="00585DED">
        <w:rPr>
          <w:rFonts w:hint="eastAsia"/>
          <w:kern w:val="0"/>
          <w:vertAlign w:val="superscript"/>
        </w:rPr>
        <w:t>(m)</w:t>
      </w:r>
      <w:r>
        <w:rPr>
          <w:rFonts w:hint="eastAsia"/>
          <w:kern w:val="0"/>
        </w:rPr>
        <w:t>来表示从顶点</w:t>
      </w:r>
      <w:r>
        <w:rPr>
          <w:rFonts w:hint="eastAsia"/>
          <w:kern w:val="0"/>
        </w:rPr>
        <w:t>i</w:t>
      </w:r>
      <w:r>
        <w:rPr>
          <w:rFonts w:hint="eastAsia"/>
          <w:kern w:val="0"/>
        </w:rPr>
        <w:t>到顶点</w:t>
      </w:r>
      <w:r>
        <w:rPr>
          <w:rFonts w:hint="eastAsia"/>
          <w:kern w:val="0"/>
        </w:rPr>
        <w:t>j</w:t>
      </w:r>
      <w:r>
        <w:rPr>
          <w:rFonts w:hint="eastAsia"/>
          <w:kern w:val="0"/>
        </w:rPr>
        <w:t>的，中间包含至多</w:t>
      </w:r>
      <w:r>
        <w:rPr>
          <w:rFonts w:hint="eastAsia"/>
          <w:kern w:val="0"/>
        </w:rPr>
        <w:t>m</w:t>
      </w:r>
      <w:r>
        <w:rPr>
          <w:rFonts w:hint="eastAsia"/>
          <w:kern w:val="0"/>
        </w:rPr>
        <w:t>条路径的最短路径。</w:t>
      </w:r>
      <w:r w:rsidR="00255607">
        <w:rPr>
          <w:rFonts w:hint="eastAsia"/>
          <w:kern w:val="0"/>
        </w:rPr>
        <w:t>这种思路是朴素的动态规划思想，效率比较好，时间复杂度为</w:t>
      </w:r>
      <w:r w:rsidR="00255607">
        <w:rPr>
          <w:rFonts w:hint="eastAsia"/>
          <w:kern w:val="0"/>
        </w:rPr>
        <w:t>O(V</w:t>
      </w:r>
      <w:r w:rsidR="00255607" w:rsidRPr="007C56CF">
        <w:rPr>
          <w:rFonts w:hint="eastAsia"/>
          <w:kern w:val="0"/>
          <w:vertAlign w:val="superscript"/>
        </w:rPr>
        <w:t>3</w:t>
      </w:r>
      <w:r w:rsidR="00255607">
        <w:rPr>
          <w:rFonts w:hint="eastAsia"/>
          <w:kern w:val="0"/>
        </w:rPr>
        <w:t>lgV)</w:t>
      </w:r>
      <w:r w:rsidR="00255607">
        <w:rPr>
          <w:rFonts w:hint="eastAsia"/>
          <w:kern w:val="0"/>
        </w:rPr>
        <w:t>，但是后面提及的两种算法都对这</w:t>
      </w:r>
      <w:r w:rsidR="00C94A23">
        <w:rPr>
          <w:rFonts w:hint="eastAsia"/>
          <w:kern w:val="0"/>
        </w:rPr>
        <w:t>个“</w:t>
      </w:r>
      <w:r w:rsidR="00255607">
        <w:rPr>
          <w:rFonts w:hint="eastAsia"/>
          <w:kern w:val="0"/>
        </w:rPr>
        <w:t>最优子问题</w:t>
      </w:r>
      <w:r w:rsidR="00C94A23">
        <w:rPr>
          <w:rFonts w:hint="eastAsia"/>
          <w:kern w:val="0"/>
        </w:rPr>
        <w:t>的结构”</w:t>
      </w:r>
      <w:r w:rsidR="00255607">
        <w:rPr>
          <w:rFonts w:hint="eastAsia"/>
          <w:kern w:val="0"/>
        </w:rPr>
        <w:t>进行了更多的优化。</w:t>
      </w:r>
    </w:p>
    <w:p w:rsidR="00255607" w:rsidRDefault="00BC592C" w:rsidP="00585DED">
      <w:pPr>
        <w:pStyle w:val="a3"/>
        <w:numPr>
          <w:ilvl w:val="0"/>
          <w:numId w:val="30"/>
        </w:numPr>
        <w:ind w:firstLineChars="0"/>
        <w:rPr>
          <w:kern w:val="0"/>
        </w:rPr>
      </w:pPr>
      <w:r>
        <w:rPr>
          <w:rFonts w:hint="eastAsia"/>
          <w:kern w:val="0"/>
        </w:rPr>
        <w:t>Folyd-Warshall</w:t>
      </w:r>
      <w:r>
        <w:rPr>
          <w:rFonts w:hint="eastAsia"/>
          <w:kern w:val="0"/>
        </w:rPr>
        <w:t>算法的运行时间为</w:t>
      </w:r>
      <w:r>
        <w:rPr>
          <w:rFonts w:hint="eastAsia"/>
          <w:kern w:val="0"/>
        </w:rPr>
        <w:t>O(V</w:t>
      </w:r>
      <w:r w:rsidRPr="00585DED">
        <w:rPr>
          <w:rFonts w:hint="eastAsia"/>
          <w:kern w:val="0"/>
          <w:vertAlign w:val="superscript"/>
        </w:rPr>
        <w:t>3</w:t>
      </w:r>
      <w:r>
        <w:rPr>
          <w:rFonts w:hint="eastAsia"/>
          <w:kern w:val="0"/>
        </w:rPr>
        <w:t>)</w:t>
      </w:r>
      <w:r>
        <w:rPr>
          <w:rFonts w:hint="eastAsia"/>
          <w:kern w:val="0"/>
        </w:rPr>
        <w:t>，它允许权值为负的边，但是假定了不存在权值为负的回路。而且它的代码是紧凑的，而且不包含复杂的数据结构，隐含的常数因子很小。因此，即便对于中等规模的输入</w:t>
      </w:r>
      <w:proofErr w:type="gramStart"/>
      <w:r>
        <w:rPr>
          <w:rFonts w:hint="eastAsia"/>
          <w:kern w:val="0"/>
        </w:rPr>
        <w:t>图来说</w:t>
      </w:r>
      <w:proofErr w:type="gramEnd"/>
      <w:r>
        <w:rPr>
          <w:rFonts w:hint="eastAsia"/>
          <w:kern w:val="0"/>
        </w:rPr>
        <w:t>Folyd-Warshall</w:t>
      </w:r>
      <w:r>
        <w:rPr>
          <w:rFonts w:hint="eastAsia"/>
          <w:kern w:val="0"/>
        </w:rPr>
        <w:t>算法仍然相当的实用。</w:t>
      </w:r>
    </w:p>
    <w:p w:rsidR="00BC592C" w:rsidRDefault="00BC592C" w:rsidP="00585DED">
      <w:pPr>
        <w:pStyle w:val="a3"/>
        <w:numPr>
          <w:ilvl w:val="0"/>
          <w:numId w:val="30"/>
        </w:numPr>
        <w:ind w:firstLineChars="0"/>
        <w:rPr>
          <w:kern w:val="0"/>
        </w:rPr>
      </w:pPr>
      <w:r>
        <w:rPr>
          <w:rFonts w:hint="eastAsia"/>
          <w:kern w:val="0"/>
        </w:rPr>
        <w:t>Folyd-Warshall</w:t>
      </w:r>
      <w:r>
        <w:rPr>
          <w:rFonts w:hint="eastAsia"/>
          <w:kern w:val="0"/>
        </w:rPr>
        <w:t>的核心在于：</w:t>
      </w:r>
      <w:r w:rsidRPr="00585DED">
        <w:rPr>
          <w:rFonts w:hint="eastAsia"/>
          <w:kern w:val="0"/>
          <w:u w:val="single"/>
        </w:rPr>
        <w:t>它改进了“最优子问题结构”，</w:t>
      </w:r>
      <w:r w:rsidRPr="00585DED">
        <w:rPr>
          <w:rFonts w:hint="eastAsia"/>
          <w:color w:val="00B0F0"/>
          <w:kern w:val="0"/>
          <w:u w:val="single"/>
        </w:rPr>
        <w:t>使用</w:t>
      </w:r>
      <w:r w:rsidRPr="00585DED">
        <w:rPr>
          <w:rFonts w:hint="eastAsia"/>
          <w:color w:val="00B0F0"/>
          <w:kern w:val="0"/>
          <w:u w:val="single"/>
        </w:rPr>
        <w:t>dij(k)</w:t>
      </w:r>
      <w:r w:rsidRPr="00585DED">
        <w:rPr>
          <w:rFonts w:hint="eastAsia"/>
          <w:color w:val="00B0F0"/>
          <w:kern w:val="0"/>
          <w:u w:val="single"/>
        </w:rPr>
        <w:t>来表示从顶点</w:t>
      </w:r>
      <w:r w:rsidRPr="00585DED">
        <w:rPr>
          <w:rFonts w:hint="eastAsia"/>
          <w:color w:val="00B0F0"/>
          <w:kern w:val="0"/>
          <w:u w:val="single"/>
        </w:rPr>
        <w:t>i</w:t>
      </w:r>
      <w:r w:rsidRPr="00585DED">
        <w:rPr>
          <w:rFonts w:hint="eastAsia"/>
          <w:color w:val="00B0F0"/>
          <w:kern w:val="0"/>
          <w:u w:val="single"/>
        </w:rPr>
        <w:t>到顶点</w:t>
      </w:r>
      <w:r w:rsidRPr="00585DED">
        <w:rPr>
          <w:rFonts w:hint="eastAsia"/>
          <w:color w:val="00B0F0"/>
          <w:kern w:val="0"/>
          <w:u w:val="single"/>
        </w:rPr>
        <w:t>j</w:t>
      </w:r>
      <w:r w:rsidRPr="00585DED">
        <w:rPr>
          <w:rFonts w:hint="eastAsia"/>
          <w:color w:val="00B0F0"/>
          <w:kern w:val="0"/>
          <w:u w:val="single"/>
        </w:rPr>
        <w:t>、且满足所有中间顶点皆属于集合</w:t>
      </w:r>
      <w:r w:rsidRPr="00585DED">
        <w:rPr>
          <w:rFonts w:hint="eastAsia"/>
          <w:color w:val="00B0F0"/>
          <w:kern w:val="0"/>
          <w:u w:val="single"/>
        </w:rPr>
        <w:t>{1,2,</w:t>
      </w:r>
      <w:r w:rsidRPr="00585DED">
        <w:rPr>
          <w:color w:val="00B0F0"/>
          <w:kern w:val="0"/>
          <w:u w:val="single"/>
        </w:rPr>
        <w:t>…</w:t>
      </w:r>
      <w:r w:rsidRPr="00585DED">
        <w:rPr>
          <w:rFonts w:hint="eastAsia"/>
          <w:color w:val="00B0F0"/>
          <w:kern w:val="0"/>
          <w:u w:val="single"/>
        </w:rPr>
        <w:t>,k}</w:t>
      </w:r>
      <w:r w:rsidRPr="00585DED">
        <w:rPr>
          <w:rFonts w:hint="eastAsia"/>
          <w:color w:val="00B0F0"/>
          <w:kern w:val="0"/>
          <w:u w:val="single"/>
        </w:rPr>
        <w:t>的一条最短路径的权值</w:t>
      </w:r>
      <w:r>
        <w:rPr>
          <w:rFonts w:hint="eastAsia"/>
          <w:kern w:val="0"/>
        </w:rPr>
        <w:t>。这种限定了起始点的技巧大大的减少了实现的计算量。</w:t>
      </w:r>
    </w:p>
    <w:p w:rsidR="003C11C3" w:rsidRDefault="003C11C3" w:rsidP="00585DED">
      <w:pPr>
        <w:pStyle w:val="a3"/>
        <w:numPr>
          <w:ilvl w:val="0"/>
          <w:numId w:val="30"/>
        </w:numPr>
        <w:ind w:firstLineChars="0"/>
        <w:rPr>
          <w:kern w:val="0"/>
        </w:rPr>
      </w:pPr>
      <w:r w:rsidRPr="00585DED">
        <w:rPr>
          <w:rFonts w:hint="eastAsia"/>
          <w:color w:val="00B0F0"/>
          <w:kern w:val="0"/>
        </w:rPr>
        <w:t>有向图的传递闭包</w:t>
      </w:r>
      <w:r>
        <w:rPr>
          <w:rFonts w:hint="eastAsia"/>
          <w:kern w:val="0"/>
        </w:rPr>
        <w:t>：</w:t>
      </w:r>
      <w:r>
        <w:rPr>
          <w:rFonts w:hint="eastAsia"/>
          <w:kern w:val="0"/>
        </w:rPr>
        <w:t>G</w:t>
      </w:r>
      <w:r>
        <w:rPr>
          <w:rFonts w:hint="eastAsia"/>
          <w:kern w:val="0"/>
        </w:rPr>
        <w:t>的传递闭包定义为图</w:t>
      </w:r>
      <w:r>
        <w:rPr>
          <w:rFonts w:hint="eastAsia"/>
          <w:kern w:val="0"/>
        </w:rPr>
        <w:t>G*=(V, E*)</w:t>
      </w:r>
      <w:r>
        <w:rPr>
          <w:rFonts w:hint="eastAsia"/>
          <w:kern w:val="0"/>
        </w:rPr>
        <w:t>，其中</w:t>
      </w:r>
      <w:r>
        <w:rPr>
          <w:rFonts w:hint="eastAsia"/>
          <w:kern w:val="0"/>
        </w:rPr>
        <w:t>E*={(i,j</w:t>
      </w:r>
      <w:r>
        <w:rPr>
          <w:kern w:val="0"/>
        </w:rPr>
        <w:t>)</w:t>
      </w:r>
      <w:r>
        <w:rPr>
          <w:rFonts w:hint="eastAsia"/>
          <w:kern w:val="0"/>
        </w:rPr>
        <w:t xml:space="preserve"> : </w:t>
      </w:r>
      <w:r>
        <w:rPr>
          <w:rFonts w:hint="eastAsia"/>
          <w:kern w:val="0"/>
        </w:rPr>
        <w:t>图</w:t>
      </w:r>
      <w:r>
        <w:rPr>
          <w:rFonts w:hint="eastAsia"/>
          <w:kern w:val="0"/>
        </w:rPr>
        <w:t>G</w:t>
      </w:r>
      <w:r>
        <w:rPr>
          <w:rFonts w:hint="eastAsia"/>
          <w:kern w:val="0"/>
        </w:rPr>
        <w:t>中存在着一条从</w:t>
      </w:r>
      <w:r>
        <w:rPr>
          <w:rFonts w:hint="eastAsia"/>
          <w:kern w:val="0"/>
        </w:rPr>
        <w:t>i</w:t>
      </w:r>
      <w:r>
        <w:rPr>
          <w:rFonts w:hint="eastAsia"/>
          <w:kern w:val="0"/>
        </w:rPr>
        <w:t>到</w:t>
      </w:r>
      <w:r>
        <w:rPr>
          <w:rFonts w:hint="eastAsia"/>
          <w:kern w:val="0"/>
        </w:rPr>
        <w:t>j</w:t>
      </w:r>
      <w:r>
        <w:rPr>
          <w:rFonts w:hint="eastAsia"/>
          <w:kern w:val="0"/>
        </w:rPr>
        <w:t>的路径</w:t>
      </w:r>
      <w:r>
        <w:rPr>
          <w:rFonts w:hint="eastAsia"/>
          <w:kern w:val="0"/>
        </w:rPr>
        <w:t>}</w:t>
      </w:r>
      <w:r>
        <w:rPr>
          <w:rFonts w:hint="eastAsia"/>
          <w:kern w:val="0"/>
        </w:rPr>
        <w:t>。</w:t>
      </w:r>
      <w:r w:rsidR="00B308BB">
        <w:rPr>
          <w:kern w:val="0"/>
        </w:rPr>
        <w:br/>
      </w:r>
      <w:r w:rsidR="00B308BB">
        <w:rPr>
          <w:rFonts w:hint="eastAsia"/>
          <w:kern w:val="0"/>
        </w:rPr>
        <w:t>对于一个大图，即使是只需要确定是否存在路径可达都不是一件很容易的事件。解决此问题的整体思路与</w:t>
      </w:r>
      <w:r w:rsidR="00B308BB">
        <w:rPr>
          <w:rFonts w:hint="eastAsia"/>
          <w:kern w:val="0"/>
        </w:rPr>
        <w:t>Folyd-Warshall</w:t>
      </w:r>
      <w:r w:rsidR="00B308BB">
        <w:rPr>
          <w:rFonts w:hint="eastAsia"/>
          <w:kern w:val="0"/>
        </w:rPr>
        <w:t>算法一样，只是把</w:t>
      </w:r>
      <w:r w:rsidR="00B308BB">
        <w:rPr>
          <w:rFonts w:hint="eastAsia"/>
          <w:kern w:val="0"/>
        </w:rPr>
        <w:t>Folyd-Warshall</w:t>
      </w:r>
      <w:r w:rsidR="00B308BB">
        <w:rPr>
          <w:rFonts w:hint="eastAsia"/>
          <w:kern w:val="0"/>
        </w:rPr>
        <w:t>算法中的</w:t>
      </w:r>
      <w:r w:rsidR="00B308BB">
        <w:rPr>
          <w:rFonts w:hint="eastAsia"/>
          <w:kern w:val="0"/>
        </w:rPr>
        <w:t>min</w:t>
      </w:r>
      <w:r w:rsidR="00B308BB">
        <w:rPr>
          <w:rFonts w:hint="eastAsia"/>
          <w:kern w:val="0"/>
        </w:rPr>
        <w:t>和</w:t>
      </w:r>
      <w:r w:rsidR="00B308BB">
        <w:rPr>
          <w:rFonts w:hint="eastAsia"/>
          <w:kern w:val="0"/>
        </w:rPr>
        <w:t>+</w:t>
      </w:r>
      <w:r w:rsidR="00B308BB">
        <w:rPr>
          <w:rFonts w:hint="eastAsia"/>
          <w:kern w:val="0"/>
        </w:rPr>
        <w:t>操作替换为相应的</w:t>
      </w:r>
      <w:r w:rsidR="00B308BB">
        <w:rPr>
          <w:rFonts w:hint="eastAsia"/>
          <w:kern w:val="0"/>
        </w:rPr>
        <w:t>OR</w:t>
      </w:r>
      <w:r w:rsidR="00B308BB">
        <w:rPr>
          <w:rFonts w:hint="eastAsia"/>
          <w:kern w:val="0"/>
        </w:rPr>
        <w:t>和</w:t>
      </w:r>
      <w:r w:rsidR="00B308BB">
        <w:rPr>
          <w:rFonts w:hint="eastAsia"/>
          <w:kern w:val="0"/>
        </w:rPr>
        <w:t>AND</w:t>
      </w:r>
      <w:r w:rsidR="00B308BB">
        <w:rPr>
          <w:rFonts w:hint="eastAsia"/>
          <w:kern w:val="0"/>
        </w:rPr>
        <w:t>逻辑运算来加快速度，本质并没有区别。</w:t>
      </w:r>
    </w:p>
    <w:p w:rsidR="00B308BB" w:rsidRDefault="00052DB6" w:rsidP="00585DED">
      <w:pPr>
        <w:pStyle w:val="a3"/>
        <w:numPr>
          <w:ilvl w:val="0"/>
          <w:numId w:val="30"/>
        </w:numPr>
        <w:ind w:firstLineChars="0"/>
        <w:rPr>
          <w:kern w:val="0"/>
        </w:rPr>
      </w:pPr>
      <w:r>
        <w:rPr>
          <w:rFonts w:hint="eastAsia"/>
          <w:kern w:val="0"/>
        </w:rPr>
        <w:t>Johnson</w:t>
      </w:r>
      <w:r>
        <w:rPr>
          <w:rFonts w:hint="eastAsia"/>
          <w:kern w:val="0"/>
        </w:rPr>
        <w:t>算法可在</w:t>
      </w:r>
      <w:r>
        <w:rPr>
          <w:rFonts w:hint="eastAsia"/>
          <w:kern w:val="0"/>
        </w:rPr>
        <w:t>O(V</w:t>
      </w:r>
      <w:r w:rsidRPr="007C56CF">
        <w:rPr>
          <w:rFonts w:hint="eastAsia"/>
          <w:kern w:val="0"/>
          <w:vertAlign w:val="superscript"/>
        </w:rPr>
        <w:t>2</w:t>
      </w:r>
      <w:r>
        <w:rPr>
          <w:rFonts w:hint="eastAsia"/>
          <w:kern w:val="0"/>
        </w:rPr>
        <w:t>lgV+VE)</w:t>
      </w:r>
      <w:r>
        <w:rPr>
          <w:rFonts w:hint="eastAsia"/>
          <w:kern w:val="0"/>
        </w:rPr>
        <w:t>时间内，求出每对顶点间的最短路径。</w:t>
      </w:r>
      <w:r>
        <w:rPr>
          <w:rFonts w:hint="eastAsia"/>
          <w:kern w:val="0"/>
        </w:rPr>
        <w:t>Johnson</w:t>
      </w:r>
      <w:r>
        <w:rPr>
          <w:rFonts w:hint="eastAsia"/>
          <w:kern w:val="0"/>
        </w:rPr>
        <w:t>算法使用</w:t>
      </w:r>
      <w:r>
        <w:rPr>
          <w:rFonts w:hint="eastAsia"/>
          <w:kern w:val="0"/>
        </w:rPr>
        <w:t>Dijkstra</w:t>
      </w:r>
      <w:r>
        <w:rPr>
          <w:rFonts w:hint="eastAsia"/>
          <w:kern w:val="0"/>
        </w:rPr>
        <w:t>和</w:t>
      </w:r>
      <w:r>
        <w:rPr>
          <w:rFonts w:hint="eastAsia"/>
          <w:kern w:val="0"/>
        </w:rPr>
        <w:t>Bellman-Ford</w:t>
      </w:r>
      <w:r>
        <w:rPr>
          <w:rFonts w:hint="eastAsia"/>
          <w:kern w:val="0"/>
        </w:rPr>
        <w:t>算法作为其子程序。</w:t>
      </w:r>
      <w:r>
        <w:rPr>
          <w:kern w:val="0"/>
        </w:rPr>
        <w:br/>
      </w:r>
      <w:r w:rsidRPr="00585DED">
        <w:rPr>
          <w:rFonts w:hint="eastAsia"/>
          <w:kern w:val="0"/>
          <w:u w:val="single"/>
        </w:rPr>
        <w:t>Johnson</w:t>
      </w:r>
      <w:r w:rsidRPr="00585DED">
        <w:rPr>
          <w:rFonts w:hint="eastAsia"/>
          <w:kern w:val="0"/>
          <w:u w:val="single"/>
        </w:rPr>
        <w:t>算法是一个</w:t>
      </w:r>
      <w:r w:rsidRPr="00585DED">
        <w:rPr>
          <w:rFonts w:hint="eastAsia"/>
          <w:color w:val="00B0F0"/>
          <w:kern w:val="0"/>
          <w:u w:val="single"/>
        </w:rPr>
        <w:t>实际上非常好</w:t>
      </w:r>
      <w:r w:rsidRPr="00585DED">
        <w:rPr>
          <w:rFonts w:hint="eastAsia"/>
          <w:kern w:val="0"/>
          <w:u w:val="single"/>
        </w:rPr>
        <w:t>的算法，它使得所有的情况（可能</w:t>
      </w:r>
      <w:proofErr w:type="gramStart"/>
      <w:r w:rsidRPr="00585DED">
        <w:rPr>
          <w:rFonts w:hint="eastAsia"/>
          <w:kern w:val="0"/>
          <w:u w:val="single"/>
        </w:rPr>
        <w:t>存在负权值</w:t>
      </w:r>
      <w:proofErr w:type="gramEnd"/>
      <w:r w:rsidRPr="00585DED">
        <w:rPr>
          <w:rFonts w:hint="eastAsia"/>
          <w:kern w:val="0"/>
          <w:u w:val="single"/>
        </w:rPr>
        <w:t>和</w:t>
      </w:r>
      <w:proofErr w:type="gramStart"/>
      <w:r w:rsidRPr="00585DED">
        <w:rPr>
          <w:rFonts w:hint="eastAsia"/>
          <w:kern w:val="0"/>
          <w:u w:val="single"/>
        </w:rPr>
        <w:t>负权回路</w:t>
      </w:r>
      <w:proofErr w:type="gramEnd"/>
      <w:r w:rsidRPr="00585DED">
        <w:rPr>
          <w:rFonts w:hint="eastAsia"/>
          <w:kern w:val="0"/>
          <w:u w:val="single"/>
        </w:rPr>
        <w:t>）都可以使用最好的</w:t>
      </w:r>
      <w:r w:rsidRPr="00585DED">
        <w:rPr>
          <w:rFonts w:hint="eastAsia"/>
          <w:kern w:val="0"/>
          <w:u w:val="single"/>
        </w:rPr>
        <w:t>Dijkstra</w:t>
      </w:r>
      <w:r w:rsidRPr="00585DED">
        <w:rPr>
          <w:rFonts w:hint="eastAsia"/>
          <w:kern w:val="0"/>
          <w:u w:val="single"/>
        </w:rPr>
        <w:t>算法来达到最好的运行效率。</w:t>
      </w:r>
    </w:p>
    <w:p w:rsidR="00052DB6" w:rsidRDefault="00C6089E" w:rsidP="00585DED">
      <w:pPr>
        <w:pStyle w:val="a3"/>
        <w:numPr>
          <w:ilvl w:val="0"/>
          <w:numId w:val="30"/>
        </w:numPr>
        <w:ind w:firstLineChars="0"/>
        <w:rPr>
          <w:kern w:val="0"/>
        </w:rPr>
      </w:pPr>
      <w:r>
        <w:rPr>
          <w:rFonts w:hint="eastAsia"/>
          <w:kern w:val="0"/>
        </w:rPr>
        <w:t>Johnson</w:t>
      </w:r>
      <w:r>
        <w:rPr>
          <w:rFonts w:hint="eastAsia"/>
          <w:kern w:val="0"/>
        </w:rPr>
        <w:t>算法在所有的边为非负时，把每对顶点依次作为源点来执行</w:t>
      </w:r>
      <w:r>
        <w:rPr>
          <w:rFonts w:hint="eastAsia"/>
          <w:kern w:val="0"/>
        </w:rPr>
        <w:t>Dijkstra</w:t>
      </w:r>
      <w:r>
        <w:rPr>
          <w:rFonts w:hint="eastAsia"/>
          <w:kern w:val="0"/>
        </w:rPr>
        <w:t>算法，就可以找到每对顶点间的最短路径；利用斐波那契最小优先队列，该算法的运行时间为</w:t>
      </w:r>
      <w:r>
        <w:rPr>
          <w:rFonts w:hint="eastAsia"/>
          <w:kern w:val="0"/>
        </w:rPr>
        <w:t>O(V</w:t>
      </w:r>
      <w:r w:rsidRPr="007C56CF">
        <w:rPr>
          <w:rFonts w:hint="eastAsia"/>
          <w:kern w:val="0"/>
          <w:vertAlign w:val="superscript"/>
        </w:rPr>
        <w:t>2</w:t>
      </w:r>
      <w:r>
        <w:rPr>
          <w:rFonts w:hint="eastAsia"/>
          <w:kern w:val="0"/>
        </w:rPr>
        <w:t>lgV+VE)</w:t>
      </w:r>
      <w:r>
        <w:rPr>
          <w:rFonts w:hint="eastAsia"/>
          <w:kern w:val="0"/>
        </w:rPr>
        <w:t>。</w:t>
      </w:r>
      <w:r>
        <w:rPr>
          <w:kern w:val="0"/>
        </w:rPr>
        <w:br/>
      </w:r>
      <w:r w:rsidRPr="00585DED">
        <w:rPr>
          <w:rFonts w:hint="eastAsia"/>
          <w:kern w:val="0"/>
          <w:u w:val="single"/>
        </w:rPr>
        <w:t>因此也可以总结出：对于确定</w:t>
      </w:r>
      <w:proofErr w:type="gramStart"/>
      <w:r w:rsidRPr="00585DED">
        <w:rPr>
          <w:rFonts w:hint="eastAsia"/>
          <w:kern w:val="0"/>
          <w:u w:val="single"/>
        </w:rPr>
        <w:t>无负权值</w:t>
      </w:r>
      <w:proofErr w:type="gramEnd"/>
      <w:r w:rsidRPr="00585DED">
        <w:rPr>
          <w:rFonts w:hint="eastAsia"/>
          <w:kern w:val="0"/>
          <w:u w:val="single"/>
        </w:rPr>
        <w:t>的图，直接循环调用</w:t>
      </w:r>
      <w:r w:rsidRPr="00585DED">
        <w:rPr>
          <w:rFonts w:hint="eastAsia"/>
          <w:kern w:val="0"/>
          <w:u w:val="single"/>
        </w:rPr>
        <w:t>Dijkstra</w:t>
      </w:r>
      <w:r w:rsidRPr="00585DED">
        <w:rPr>
          <w:rFonts w:hint="eastAsia"/>
          <w:kern w:val="0"/>
          <w:u w:val="single"/>
        </w:rPr>
        <w:t>算法就是求每对顶点间最短路径的最佳算法。</w:t>
      </w:r>
    </w:p>
    <w:p w:rsidR="00C6089E" w:rsidRDefault="00AD76A3" w:rsidP="00585DED">
      <w:pPr>
        <w:pStyle w:val="a3"/>
        <w:numPr>
          <w:ilvl w:val="0"/>
          <w:numId w:val="30"/>
        </w:numPr>
        <w:ind w:firstLineChars="0"/>
        <w:rPr>
          <w:kern w:val="0"/>
        </w:rPr>
      </w:pPr>
      <w:r>
        <w:rPr>
          <w:rFonts w:hint="eastAsia"/>
          <w:kern w:val="0"/>
        </w:rPr>
        <w:t>Johnson</w:t>
      </w:r>
      <w:r>
        <w:rPr>
          <w:rFonts w:hint="eastAsia"/>
          <w:kern w:val="0"/>
        </w:rPr>
        <w:t>算法使用了</w:t>
      </w:r>
      <w:r w:rsidRPr="00585DED">
        <w:rPr>
          <w:rFonts w:hint="eastAsia"/>
          <w:color w:val="00B0F0"/>
          <w:kern w:val="0"/>
        </w:rPr>
        <w:t>重赋权技术</w:t>
      </w:r>
      <w:r>
        <w:rPr>
          <w:rFonts w:hint="eastAsia"/>
          <w:kern w:val="0"/>
        </w:rPr>
        <w:t>，对每一条边的权值</w:t>
      </w:r>
      <w:r>
        <w:rPr>
          <w:rFonts w:hint="eastAsia"/>
          <w:kern w:val="0"/>
        </w:rPr>
        <w:t>w</w:t>
      </w:r>
      <w:r>
        <w:rPr>
          <w:rFonts w:hint="eastAsia"/>
          <w:kern w:val="0"/>
        </w:rPr>
        <w:t>赋予一个新的权值</w:t>
      </w:r>
      <w:r>
        <w:rPr>
          <w:rFonts w:hint="eastAsia"/>
          <w:kern w:val="0"/>
        </w:rPr>
        <w:t>w</w:t>
      </w:r>
      <w:proofErr w:type="gramStart"/>
      <w:r>
        <w:rPr>
          <w:kern w:val="0"/>
        </w:rPr>
        <w:t>’</w:t>
      </w:r>
      <w:proofErr w:type="gramEnd"/>
      <w:r>
        <w:rPr>
          <w:rFonts w:hint="eastAsia"/>
          <w:kern w:val="0"/>
        </w:rPr>
        <w:t>，使用新的边权值集合满足以下两个性质：</w:t>
      </w:r>
    </w:p>
    <w:p w:rsidR="00AD76A3" w:rsidRDefault="00AD76A3" w:rsidP="00585DED">
      <w:pPr>
        <w:pStyle w:val="a3"/>
        <w:numPr>
          <w:ilvl w:val="1"/>
          <w:numId w:val="30"/>
        </w:numPr>
        <w:ind w:firstLineChars="0"/>
        <w:rPr>
          <w:kern w:val="0"/>
        </w:rPr>
      </w:pPr>
      <w:r>
        <w:rPr>
          <w:rFonts w:hint="eastAsia"/>
          <w:kern w:val="0"/>
        </w:rPr>
        <w:t>对所有的顶点</w:t>
      </w:r>
      <w:r>
        <w:rPr>
          <w:rFonts w:hint="eastAsia"/>
          <w:kern w:val="0"/>
        </w:rPr>
        <w:t>u,v</w:t>
      </w:r>
      <w:r>
        <w:rPr>
          <w:rFonts w:hint="eastAsia"/>
          <w:kern w:val="0"/>
        </w:rPr>
        <w:t>，如果路径</w:t>
      </w:r>
      <w:r>
        <w:rPr>
          <w:rFonts w:hint="eastAsia"/>
          <w:kern w:val="0"/>
        </w:rPr>
        <w:t>p</w:t>
      </w:r>
      <w:r>
        <w:rPr>
          <w:rFonts w:hint="eastAsia"/>
          <w:kern w:val="0"/>
        </w:rPr>
        <w:t>是在权值函数</w:t>
      </w:r>
      <w:r>
        <w:rPr>
          <w:rFonts w:hint="eastAsia"/>
          <w:kern w:val="0"/>
        </w:rPr>
        <w:t>w</w:t>
      </w:r>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的最短路径，当且仅当</w:t>
      </w:r>
      <w:r>
        <w:rPr>
          <w:rFonts w:hint="eastAsia"/>
          <w:kern w:val="0"/>
        </w:rPr>
        <w:t>p</w:t>
      </w:r>
      <w:r>
        <w:rPr>
          <w:rFonts w:hint="eastAsia"/>
          <w:kern w:val="0"/>
        </w:rPr>
        <w:t>也是在权值函数</w:t>
      </w:r>
      <w:r>
        <w:rPr>
          <w:rFonts w:hint="eastAsia"/>
          <w:kern w:val="0"/>
        </w:rPr>
        <w:t>w</w:t>
      </w:r>
      <w:proofErr w:type="gramStart"/>
      <w:r>
        <w:rPr>
          <w:kern w:val="0"/>
        </w:rPr>
        <w:t>’</w:t>
      </w:r>
      <w:proofErr w:type="gramEnd"/>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w:t>
      </w:r>
    </w:p>
    <w:p w:rsidR="00AD76A3" w:rsidRDefault="00AD76A3" w:rsidP="00585DED">
      <w:pPr>
        <w:pStyle w:val="a3"/>
        <w:numPr>
          <w:ilvl w:val="1"/>
          <w:numId w:val="30"/>
        </w:numPr>
        <w:ind w:firstLineChars="0"/>
        <w:rPr>
          <w:kern w:val="0"/>
        </w:rPr>
      </w:pPr>
      <w:r>
        <w:rPr>
          <w:rFonts w:hint="eastAsia"/>
          <w:kern w:val="0"/>
        </w:rPr>
        <w:t>对于所有的边</w:t>
      </w:r>
      <w:r>
        <w:rPr>
          <w:rFonts w:hint="eastAsia"/>
          <w:kern w:val="0"/>
        </w:rPr>
        <w:t>u,v</w:t>
      </w:r>
      <w:r>
        <w:rPr>
          <w:rFonts w:hint="eastAsia"/>
          <w:kern w:val="0"/>
        </w:rPr>
        <w:t>，新的权值</w:t>
      </w:r>
      <w:r>
        <w:rPr>
          <w:rFonts w:hint="eastAsia"/>
          <w:kern w:val="0"/>
        </w:rPr>
        <w:t>w</w:t>
      </w:r>
      <w:proofErr w:type="gramStart"/>
      <w:r>
        <w:rPr>
          <w:kern w:val="0"/>
        </w:rPr>
        <w:t>’</w:t>
      </w:r>
      <w:proofErr w:type="gramEnd"/>
      <w:r>
        <w:rPr>
          <w:rFonts w:hint="eastAsia"/>
          <w:kern w:val="0"/>
        </w:rPr>
        <w:t>(u,v)</w:t>
      </w:r>
      <w:r>
        <w:rPr>
          <w:rFonts w:hint="eastAsia"/>
          <w:kern w:val="0"/>
        </w:rPr>
        <w:t>是</w:t>
      </w:r>
      <w:r w:rsidRPr="00585DED">
        <w:rPr>
          <w:rFonts w:hint="eastAsia"/>
          <w:color w:val="FF0000"/>
          <w:kern w:val="0"/>
        </w:rPr>
        <w:t>非负</w:t>
      </w:r>
      <w:r>
        <w:rPr>
          <w:rFonts w:hint="eastAsia"/>
          <w:kern w:val="0"/>
        </w:rPr>
        <w:t>的（于是满足</w:t>
      </w:r>
      <w:r>
        <w:rPr>
          <w:rFonts w:hint="eastAsia"/>
          <w:kern w:val="0"/>
        </w:rPr>
        <w:t>Dijkstra</w:t>
      </w:r>
      <w:r>
        <w:rPr>
          <w:rFonts w:hint="eastAsia"/>
          <w:kern w:val="0"/>
        </w:rPr>
        <w:t>算法的要求）。</w:t>
      </w:r>
    </w:p>
    <w:p w:rsidR="00AD76A3" w:rsidRDefault="004260D3" w:rsidP="00585DED">
      <w:pPr>
        <w:pStyle w:val="a3"/>
        <w:numPr>
          <w:ilvl w:val="0"/>
          <w:numId w:val="30"/>
        </w:numPr>
        <w:ind w:firstLineChars="0"/>
        <w:rPr>
          <w:kern w:val="0"/>
        </w:rPr>
      </w:pPr>
      <w:r>
        <w:rPr>
          <w:rFonts w:hint="eastAsia"/>
          <w:kern w:val="0"/>
        </w:rPr>
        <w:t>Johnson</w:t>
      </w:r>
      <w:r>
        <w:rPr>
          <w:rFonts w:hint="eastAsia"/>
          <w:kern w:val="0"/>
        </w:rPr>
        <w:t>算法的简明步骤：</w:t>
      </w:r>
      <w:r w:rsidR="004F3A9D">
        <w:rPr>
          <w:kern w:val="0"/>
        </w:rPr>
        <w:br/>
      </w:r>
      <w:r w:rsidR="004F3A9D">
        <w:rPr>
          <w:noProof/>
        </w:rPr>
        <w:drawing>
          <wp:inline distT="0" distB="0" distL="0" distR="0" wp14:anchorId="2D12512F" wp14:editId="32C13E82">
            <wp:extent cx="5486400" cy="565531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5655310"/>
                    </a:xfrm>
                    <a:prstGeom prst="rect">
                      <a:avLst/>
                    </a:prstGeom>
                  </pic:spPr>
                </pic:pic>
              </a:graphicData>
            </a:graphic>
          </wp:inline>
        </w:drawing>
      </w:r>
    </w:p>
    <w:p w:rsidR="004260D3" w:rsidRDefault="004260D3" w:rsidP="00585DED">
      <w:pPr>
        <w:pStyle w:val="a3"/>
        <w:numPr>
          <w:ilvl w:val="1"/>
          <w:numId w:val="30"/>
        </w:numPr>
        <w:ind w:firstLineChars="0"/>
        <w:rPr>
          <w:kern w:val="0"/>
        </w:rPr>
      </w:pPr>
      <w:r>
        <w:rPr>
          <w:rFonts w:hint="eastAsia"/>
          <w:kern w:val="0"/>
        </w:rPr>
        <w:t>生成一个新图</w:t>
      </w:r>
      <w:r>
        <w:rPr>
          <w:rFonts w:hint="eastAsia"/>
          <w:kern w:val="0"/>
        </w:rPr>
        <w:t>G</w:t>
      </w:r>
      <w:proofErr w:type="gramStart"/>
      <w:r>
        <w:rPr>
          <w:kern w:val="0"/>
        </w:rPr>
        <w:t>’</w:t>
      </w:r>
      <w:proofErr w:type="gramEnd"/>
      <w:r>
        <w:rPr>
          <w:rFonts w:hint="eastAsia"/>
          <w:kern w:val="0"/>
        </w:rPr>
        <w:t>，</w:t>
      </w:r>
      <w:r>
        <w:rPr>
          <w:rFonts w:hint="eastAsia"/>
          <w:kern w:val="0"/>
        </w:rPr>
        <w:t>G</w:t>
      </w:r>
      <w:proofErr w:type="gramStart"/>
      <w:r>
        <w:rPr>
          <w:kern w:val="0"/>
        </w:rPr>
        <w:t>’</w:t>
      </w:r>
      <w:proofErr w:type="gramEnd"/>
      <w:r>
        <w:rPr>
          <w:rFonts w:hint="eastAsia"/>
          <w:kern w:val="0"/>
        </w:rPr>
        <w:t>是在</w:t>
      </w:r>
      <w:r>
        <w:rPr>
          <w:rFonts w:hint="eastAsia"/>
          <w:kern w:val="0"/>
        </w:rPr>
        <w:t>G</w:t>
      </w:r>
      <w:r>
        <w:rPr>
          <w:rFonts w:hint="eastAsia"/>
          <w:kern w:val="0"/>
        </w:rPr>
        <w:t>上扩展一个起始点后的结果；</w:t>
      </w:r>
    </w:p>
    <w:p w:rsidR="004260D3" w:rsidRDefault="004260D3" w:rsidP="00585DED">
      <w:pPr>
        <w:pStyle w:val="a3"/>
        <w:numPr>
          <w:ilvl w:val="1"/>
          <w:numId w:val="30"/>
        </w:numPr>
        <w:ind w:firstLineChars="0"/>
        <w:rPr>
          <w:kern w:val="0"/>
        </w:rPr>
      </w:pPr>
      <w:r>
        <w:rPr>
          <w:rFonts w:hint="eastAsia"/>
          <w:kern w:val="0"/>
        </w:rPr>
        <w:t>在</w:t>
      </w:r>
      <w:r>
        <w:rPr>
          <w:rFonts w:hint="eastAsia"/>
          <w:kern w:val="0"/>
        </w:rPr>
        <w:t>G</w:t>
      </w:r>
      <w:proofErr w:type="gramStart"/>
      <w:r>
        <w:rPr>
          <w:kern w:val="0"/>
        </w:rPr>
        <w:t>’</w:t>
      </w:r>
      <w:proofErr w:type="gramEnd"/>
      <w:r>
        <w:rPr>
          <w:rFonts w:hint="eastAsia"/>
          <w:kern w:val="0"/>
        </w:rPr>
        <w:t>上调用</w:t>
      </w:r>
      <w:r>
        <w:rPr>
          <w:rFonts w:hint="eastAsia"/>
          <w:kern w:val="0"/>
        </w:rPr>
        <w:t>Bellman-Ford</w:t>
      </w:r>
      <w:r>
        <w:rPr>
          <w:rFonts w:hint="eastAsia"/>
          <w:kern w:val="0"/>
        </w:rPr>
        <w:t>算法。由于</w:t>
      </w:r>
      <w:r>
        <w:rPr>
          <w:rFonts w:hint="eastAsia"/>
          <w:kern w:val="0"/>
        </w:rPr>
        <w:t>Bellman-Ford</w:t>
      </w:r>
      <w:r>
        <w:rPr>
          <w:rFonts w:hint="eastAsia"/>
          <w:kern w:val="0"/>
        </w:rPr>
        <w:t>算法能够检测</w:t>
      </w:r>
      <w:proofErr w:type="gramStart"/>
      <w:r>
        <w:rPr>
          <w:rFonts w:hint="eastAsia"/>
          <w:kern w:val="0"/>
        </w:rPr>
        <w:t>负权回路</w:t>
      </w:r>
      <w:proofErr w:type="gramEnd"/>
      <w:r>
        <w:rPr>
          <w:rFonts w:hint="eastAsia"/>
          <w:kern w:val="0"/>
        </w:rPr>
        <w:t>，如果存在</w:t>
      </w:r>
      <w:proofErr w:type="gramStart"/>
      <w:r>
        <w:rPr>
          <w:rFonts w:hint="eastAsia"/>
          <w:kern w:val="0"/>
        </w:rPr>
        <w:t>负权回路</w:t>
      </w:r>
      <w:proofErr w:type="gramEnd"/>
      <w:r>
        <w:rPr>
          <w:rFonts w:hint="eastAsia"/>
          <w:kern w:val="0"/>
        </w:rPr>
        <w:t>则报告存在</w:t>
      </w:r>
      <w:proofErr w:type="gramStart"/>
      <w:r>
        <w:rPr>
          <w:rFonts w:hint="eastAsia"/>
          <w:kern w:val="0"/>
        </w:rPr>
        <w:t>负权回路</w:t>
      </w:r>
      <w:proofErr w:type="gramEnd"/>
      <w:r>
        <w:rPr>
          <w:rFonts w:hint="eastAsia"/>
          <w:kern w:val="0"/>
        </w:rPr>
        <w:t>并结束整个算法；否则得到在</w:t>
      </w:r>
      <w:r>
        <w:rPr>
          <w:rFonts w:hint="eastAsia"/>
          <w:kern w:val="0"/>
        </w:rPr>
        <w:t>G</w:t>
      </w:r>
      <w:proofErr w:type="gramStart"/>
      <w:r>
        <w:rPr>
          <w:kern w:val="0"/>
        </w:rPr>
        <w:t>’</w:t>
      </w:r>
      <w:proofErr w:type="gramEnd"/>
      <w:r>
        <w:rPr>
          <w:rFonts w:hint="eastAsia"/>
          <w:kern w:val="0"/>
        </w:rPr>
        <w:t>上调用</w:t>
      </w:r>
      <w:r>
        <w:rPr>
          <w:rFonts w:hint="eastAsia"/>
          <w:kern w:val="0"/>
        </w:rPr>
        <w:t>Bellman-Ford</w:t>
      </w:r>
      <w:r>
        <w:rPr>
          <w:rFonts w:hint="eastAsia"/>
          <w:kern w:val="0"/>
        </w:rPr>
        <w:t>算法得到的</w:t>
      </w:r>
      <w:r>
        <w:rPr>
          <w:rFonts w:hint="eastAsia"/>
          <w:kern w:val="0"/>
        </w:rPr>
        <w:t>h(x)</w:t>
      </w:r>
      <w:r>
        <w:rPr>
          <w:rFonts w:hint="eastAsia"/>
          <w:kern w:val="0"/>
        </w:rPr>
        <w:t>函数；</w:t>
      </w:r>
    </w:p>
    <w:p w:rsidR="004260D3" w:rsidRDefault="004260D3" w:rsidP="00585DED">
      <w:pPr>
        <w:pStyle w:val="a3"/>
        <w:numPr>
          <w:ilvl w:val="1"/>
          <w:numId w:val="30"/>
        </w:numPr>
        <w:ind w:firstLineChars="0"/>
        <w:rPr>
          <w:kern w:val="0"/>
        </w:rPr>
      </w:pPr>
      <w:r>
        <w:rPr>
          <w:rFonts w:hint="eastAsia"/>
          <w:kern w:val="0"/>
        </w:rPr>
        <w:t>根据</w:t>
      </w:r>
      <w:r>
        <w:rPr>
          <w:rFonts w:hint="eastAsia"/>
          <w:kern w:val="0"/>
        </w:rPr>
        <w:t>h(x)</w:t>
      </w:r>
      <w:r>
        <w:rPr>
          <w:rFonts w:hint="eastAsia"/>
          <w:kern w:val="0"/>
        </w:rPr>
        <w:t>函数对</w:t>
      </w:r>
      <w:r>
        <w:rPr>
          <w:rFonts w:hint="eastAsia"/>
          <w:kern w:val="0"/>
        </w:rPr>
        <w:t>G</w:t>
      </w:r>
      <w:r>
        <w:rPr>
          <w:rFonts w:hint="eastAsia"/>
          <w:kern w:val="0"/>
        </w:rPr>
        <w:t>中的每一条边进行重赋权，使得</w:t>
      </w:r>
      <w:r>
        <w:rPr>
          <w:rFonts w:hint="eastAsia"/>
          <w:kern w:val="0"/>
        </w:rPr>
        <w:t>G</w:t>
      </w:r>
      <w:r>
        <w:rPr>
          <w:rFonts w:hint="eastAsia"/>
          <w:kern w:val="0"/>
        </w:rPr>
        <w:t>中的每一条边都是非负的；</w:t>
      </w:r>
    </w:p>
    <w:p w:rsidR="004260D3" w:rsidRDefault="004260D3" w:rsidP="00585DED">
      <w:pPr>
        <w:pStyle w:val="a3"/>
        <w:numPr>
          <w:ilvl w:val="1"/>
          <w:numId w:val="30"/>
        </w:numPr>
        <w:ind w:firstLineChars="0"/>
        <w:rPr>
          <w:kern w:val="0"/>
        </w:rPr>
      </w:pPr>
      <w:r>
        <w:rPr>
          <w:rFonts w:hint="eastAsia"/>
          <w:kern w:val="0"/>
        </w:rPr>
        <w:t>对重赋权后的</w:t>
      </w:r>
      <w:r>
        <w:rPr>
          <w:rFonts w:hint="eastAsia"/>
          <w:kern w:val="0"/>
        </w:rPr>
        <w:t>G</w:t>
      </w:r>
      <w:r>
        <w:rPr>
          <w:rFonts w:hint="eastAsia"/>
          <w:kern w:val="0"/>
        </w:rPr>
        <w:t>进行循环调用</w:t>
      </w:r>
      <w:r>
        <w:rPr>
          <w:rFonts w:hint="eastAsia"/>
          <w:kern w:val="0"/>
        </w:rPr>
        <w:t>Dijkstra</w:t>
      </w:r>
      <w:r>
        <w:rPr>
          <w:rFonts w:hint="eastAsia"/>
          <w:kern w:val="0"/>
        </w:rPr>
        <w:t>算法，得到每对顶点间的最短路径；</w:t>
      </w:r>
    </w:p>
    <w:p w:rsidR="004260D3" w:rsidRDefault="004260D3" w:rsidP="00585DED">
      <w:pPr>
        <w:pStyle w:val="a3"/>
        <w:numPr>
          <w:ilvl w:val="1"/>
          <w:numId w:val="30"/>
        </w:numPr>
        <w:ind w:firstLineChars="0"/>
        <w:rPr>
          <w:kern w:val="0"/>
        </w:rPr>
      </w:pPr>
      <w:r>
        <w:rPr>
          <w:rFonts w:hint="eastAsia"/>
          <w:kern w:val="0"/>
        </w:rPr>
        <w:t>对得到的每对顶点间的最短路径再根据</w:t>
      </w:r>
      <w:r>
        <w:rPr>
          <w:rFonts w:hint="eastAsia"/>
          <w:kern w:val="0"/>
        </w:rPr>
        <w:t>h(x)</w:t>
      </w:r>
      <w:r>
        <w:rPr>
          <w:rFonts w:hint="eastAsia"/>
          <w:kern w:val="0"/>
        </w:rPr>
        <w:t>函数反向构造出原来权值下的最短路径值。</w:t>
      </w:r>
    </w:p>
    <w:p w:rsidR="004260D3" w:rsidRDefault="004260D3" w:rsidP="00585DED">
      <w:pPr>
        <w:rPr>
          <w:kern w:val="0"/>
        </w:rPr>
      </w:pPr>
    </w:p>
    <w:p w:rsidR="00EC1E60" w:rsidRDefault="00EC1E60" w:rsidP="00EC1E60">
      <w:pPr>
        <w:rPr>
          <w:ins w:id="1215" w:author="tcq" w:date="2011-06-17T23:30:00Z"/>
          <w:rFonts w:ascii="Simsun" w:hAnsi="Simsun" w:cs="宋体" w:hint="eastAsia"/>
          <w:sz w:val="27"/>
          <w:szCs w:val="27"/>
        </w:rPr>
      </w:pPr>
    </w:p>
    <w:p w:rsidR="00EC1E60" w:rsidRPr="00532D98" w:rsidRDefault="00EC1E60" w:rsidP="00EC1E60">
      <w:pPr>
        <w:rPr>
          <w:ins w:id="1216" w:author="tcq" w:date="2011-06-17T23:30:00Z"/>
          <w:rFonts w:hint="eastAsia"/>
        </w:rPr>
      </w:pPr>
      <w:ins w:id="1217" w:author="tcq" w:date="2011-06-17T23:30: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1218" w:author="tcq" w:date="2011-06-17T23:30:00Z"/>
        </w:trPr>
        <w:tc>
          <w:tcPr>
            <w:tcW w:w="11840" w:type="dxa"/>
          </w:tcPr>
          <w:p w:rsidR="009904D0" w:rsidRPr="009904D0" w:rsidRDefault="009904D0" w:rsidP="009904D0">
            <w:pPr>
              <w:rPr>
                <w:ins w:id="1219" w:author="tcq" w:date="2011-06-17T23:41:00Z"/>
                <w:rFonts w:hint="eastAsia"/>
                <w:color w:val="00B0F0"/>
                <w:sz w:val="18"/>
                <w:szCs w:val="18"/>
              </w:rPr>
            </w:pPr>
            <w:ins w:id="1220" w:author="tcq" w:date="2011-06-17T23:41:00Z">
              <w:r w:rsidRPr="009904D0">
                <w:rPr>
                  <w:rFonts w:hint="eastAsia"/>
                  <w:color w:val="00B0F0"/>
                  <w:sz w:val="18"/>
                  <w:szCs w:val="18"/>
                </w:rPr>
                <w:t>FloydWarshall</w:t>
              </w:r>
              <w:r w:rsidRPr="009904D0">
                <w:rPr>
                  <w:rFonts w:hint="eastAsia"/>
                  <w:color w:val="00B0F0"/>
                  <w:sz w:val="18"/>
                  <w:szCs w:val="18"/>
                </w:rPr>
                <w:t>最短路径</w:t>
              </w:r>
            </w:ins>
          </w:p>
          <w:p w:rsidR="009904D0" w:rsidRPr="009904D0" w:rsidRDefault="009904D0" w:rsidP="009904D0">
            <w:pPr>
              <w:rPr>
                <w:ins w:id="1221" w:author="tcq" w:date="2011-06-17T23:41:00Z"/>
                <w:color w:val="00B0F0"/>
                <w:sz w:val="18"/>
                <w:szCs w:val="18"/>
              </w:rPr>
            </w:pPr>
            <w:ins w:id="1222" w:author="tcq" w:date="2011-06-17T23:41:00Z">
              <w:r w:rsidRPr="009904D0">
                <w:rPr>
                  <w:color w:val="00B0F0"/>
                  <w:sz w:val="18"/>
                  <w:szCs w:val="18"/>
                </w:rPr>
                <w:t>0  1  -3  2  -4</w:t>
              </w:r>
            </w:ins>
          </w:p>
          <w:p w:rsidR="009904D0" w:rsidRPr="009904D0" w:rsidRDefault="009904D0" w:rsidP="009904D0">
            <w:pPr>
              <w:rPr>
                <w:ins w:id="1223" w:author="tcq" w:date="2011-06-17T23:41:00Z"/>
                <w:color w:val="00B0F0"/>
                <w:sz w:val="18"/>
                <w:szCs w:val="18"/>
              </w:rPr>
            </w:pPr>
            <w:ins w:id="1224" w:author="tcq" w:date="2011-06-17T23:41:00Z">
              <w:r w:rsidRPr="009904D0">
                <w:rPr>
                  <w:color w:val="00B0F0"/>
                  <w:sz w:val="18"/>
                  <w:szCs w:val="18"/>
                </w:rPr>
                <w:t>3  0  -4  1  -1</w:t>
              </w:r>
            </w:ins>
          </w:p>
          <w:p w:rsidR="009904D0" w:rsidRPr="009904D0" w:rsidRDefault="009904D0" w:rsidP="009904D0">
            <w:pPr>
              <w:rPr>
                <w:ins w:id="1225" w:author="tcq" w:date="2011-06-17T23:41:00Z"/>
                <w:color w:val="00B0F0"/>
                <w:sz w:val="18"/>
                <w:szCs w:val="18"/>
              </w:rPr>
            </w:pPr>
            <w:ins w:id="1226" w:author="tcq" w:date="2011-06-17T23:41:00Z">
              <w:r w:rsidRPr="009904D0">
                <w:rPr>
                  <w:color w:val="00B0F0"/>
                  <w:sz w:val="18"/>
                  <w:szCs w:val="18"/>
                </w:rPr>
                <w:t>7  4  0  5  3</w:t>
              </w:r>
            </w:ins>
          </w:p>
          <w:p w:rsidR="009904D0" w:rsidRPr="009904D0" w:rsidRDefault="009904D0" w:rsidP="009904D0">
            <w:pPr>
              <w:rPr>
                <w:ins w:id="1227" w:author="tcq" w:date="2011-06-17T23:41:00Z"/>
                <w:color w:val="00B0F0"/>
                <w:sz w:val="18"/>
                <w:szCs w:val="18"/>
              </w:rPr>
            </w:pPr>
            <w:ins w:id="1228" w:author="tcq" w:date="2011-06-17T23:41:00Z">
              <w:r w:rsidRPr="009904D0">
                <w:rPr>
                  <w:color w:val="00B0F0"/>
                  <w:sz w:val="18"/>
                  <w:szCs w:val="18"/>
                </w:rPr>
                <w:t>2  -1  -5  0  -2</w:t>
              </w:r>
            </w:ins>
          </w:p>
          <w:p w:rsidR="009904D0" w:rsidRPr="009904D0" w:rsidRDefault="009904D0" w:rsidP="009904D0">
            <w:pPr>
              <w:rPr>
                <w:ins w:id="1229" w:author="tcq" w:date="2011-06-17T23:41:00Z"/>
                <w:color w:val="00B0F0"/>
                <w:sz w:val="18"/>
                <w:szCs w:val="18"/>
              </w:rPr>
            </w:pPr>
            <w:ins w:id="1230" w:author="tcq" w:date="2011-06-17T23:41:00Z">
              <w:r w:rsidRPr="009904D0">
                <w:rPr>
                  <w:color w:val="00B0F0"/>
                  <w:sz w:val="18"/>
                  <w:szCs w:val="18"/>
                </w:rPr>
                <w:t>8  5  1  6  0</w:t>
              </w:r>
            </w:ins>
          </w:p>
          <w:p w:rsidR="009904D0" w:rsidRPr="009904D0" w:rsidRDefault="009904D0" w:rsidP="009904D0">
            <w:pPr>
              <w:rPr>
                <w:ins w:id="1231" w:author="tcq" w:date="2011-06-17T23:41:00Z"/>
                <w:rFonts w:hint="eastAsia"/>
                <w:color w:val="00B0F0"/>
                <w:sz w:val="18"/>
                <w:szCs w:val="18"/>
              </w:rPr>
            </w:pPr>
            <w:ins w:id="1232" w:author="tcq" w:date="2011-06-17T23:41:00Z">
              <w:r w:rsidRPr="009904D0">
                <w:rPr>
                  <w:rFonts w:hint="eastAsia"/>
                  <w:color w:val="00B0F0"/>
                  <w:sz w:val="18"/>
                  <w:szCs w:val="18"/>
                </w:rPr>
                <w:t>Johnson</w:t>
              </w:r>
              <w:r w:rsidRPr="009904D0">
                <w:rPr>
                  <w:rFonts w:hint="eastAsia"/>
                  <w:color w:val="00B0F0"/>
                  <w:sz w:val="18"/>
                  <w:szCs w:val="18"/>
                </w:rPr>
                <w:t>最短路径</w:t>
              </w:r>
            </w:ins>
          </w:p>
          <w:p w:rsidR="009904D0" w:rsidRPr="009904D0" w:rsidRDefault="009904D0" w:rsidP="009904D0">
            <w:pPr>
              <w:rPr>
                <w:ins w:id="1233" w:author="tcq" w:date="2011-06-17T23:41:00Z"/>
                <w:color w:val="00B0F0"/>
                <w:sz w:val="18"/>
                <w:szCs w:val="18"/>
              </w:rPr>
            </w:pPr>
            <w:ins w:id="1234" w:author="tcq" w:date="2011-06-17T23:41:00Z">
              <w:r w:rsidRPr="009904D0">
                <w:rPr>
                  <w:color w:val="00B0F0"/>
                  <w:sz w:val="18"/>
                  <w:szCs w:val="18"/>
                </w:rPr>
                <w:t>0  1  -3  2  -4</w:t>
              </w:r>
            </w:ins>
          </w:p>
          <w:p w:rsidR="009904D0" w:rsidRPr="009904D0" w:rsidRDefault="009904D0" w:rsidP="009904D0">
            <w:pPr>
              <w:rPr>
                <w:ins w:id="1235" w:author="tcq" w:date="2011-06-17T23:41:00Z"/>
                <w:color w:val="00B0F0"/>
                <w:sz w:val="18"/>
                <w:szCs w:val="18"/>
              </w:rPr>
            </w:pPr>
            <w:ins w:id="1236" w:author="tcq" w:date="2011-06-17T23:41:00Z">
              <w:r w:rsidRPr="009904D0">
                <w:rPr>
                  <w:color w:val="00B0F0"/>
                  <w:sz w:val="18"/>
                  <w:szCs w:val="18"/>
                </w:rPr>
                <w:t>3  0  -4  1  -1</w:t>
              </w:r>
            </w:ins>
          </w:p>
          <w:p w:rsidR="009904D0" w:rsidRPr="009904D0" w:rsidRDefault="009904D0" w:rsidP="009904D0">
            <w:pPr>
              <w:rPr>
                <w:ins w:id="1237" w:author="tcq" w:date="2011-06-17T23:41:00Z"/>
                <w:color w:val="00B0F0"/>
                <w:sz w:val="18"/>
                <w:szCs w:val="18"/>
              </w:rPr>
            </w:pPr>
            <w:ins w:id="1238" w:author="tcq" w:date="2011-06-17T23:41:00Z">
              <w:r w:rsidRPr="009904D0">
                <w:rPr>
                  <w:color w:val="00B0F0"/>
                  <w:sz w:val="18"/>
                  <w:szCs w:val="18"/>
                </w:rPr>
                <w:t>7  4  0  5  3</w:t>
              </w:r>
            </w:ins>
          </w:p>
          <w:p w:rsidR="009904D0" w:rsidRPr="009904D0" w:rsidRDefault="009904D0" w:rsidP="009904D0">
            <w:pPr>
              <w:rPr>
                <w:ins w:id="1239" w:author="tcq" w:date="2011-06-17T23:41:00Z"/>
                <w:color w:val="00B0F0"/>
                <w:sz w:val="18"/>
                <w:szCs w:val="18"/>
              </w:rPr>
            </w:pPr>
            <w:ins w:id="1240" w:author="tcq" w:date="2011-06-17T23:41:00Z">
              <w:r w:rsidRPr="009904D0">
                <w:rPr>
                  <w:color w:val="00B0F0"/>
                  <w:sz w:val="18"/>
                  <w:szCs w:val="18"/>
                </w:rPr>
                <w:t>2  -1  -5  0  -2</w:t>
              </w:r>
            </w:ins>
          </w:p>
          <w:p w:rsidR="009904D0" w:rsidRPr="009904D0" w:rsidRDefault="009904D0" w:rsidP="009904D0">
            <w:pPr>
              <w:rPr>
                <w:ins w:id="1241" w:author="tcq" w:date="2011-06-17T23:41:00Z"/>
                <w:color w:val="00B0F0"/>
                <w:sz w:val="18"/>
                <w:szCs w:val="18"/>
              </w:rPr>
            </w:pPr>
            <w:ins w:id="1242" w:author="tcq" w:date="2011-06-17T23:41:00Z">
              <w:r w:rsidRPr="009904D0">
                <w:rPr>
                  <w:color w:val="00B0F0"/>
                  <w:sz w:val="18"/>
                  <w:szCs w:val="18"/>
                </w:rPr>
                <w:t>8  5  1  6  0</w:t>
              </w:r>
            </w:ins>
          </w:p>
          <w:p w:rsidR="00EC1E60" w:rsidRPr="000C5D60" w:rsidRDefault="009904D0" w:rsidP="009904D0">
            <w:pPr>
              <w:rPr>
                <w:ins w:id="1243" w:author="tcq" w:date="2011-06-17T23:30:00Z"/>
                <w:color w:val="00B0F0"/>
                <w:sz w:val="18"/>
                <w:szCs w:val="18"/>
              </w:rPr>
            </w:pPr>
            <w:ins w:id="1244" w:author="tcq" w:date="2011-06-17T23:41:00Z">
              <w:r w:rsidRPr="009904D0">
                <w:rPr>
                  <w:rFonts w:hint="eastAsia"/>
                  <w:color w:val="00B0F0"/>
                  <w:sz w:val="18"/>
                  <w:szCs w:val="18"/>
                </w:rPr>
                <w:t>请按任意键继续</w:t>
              </w:r>
              <w:r w:rsidRPr="009904D0">
                <w:rPr>
                  <w:rFonts w:hint="eastAsia"/>
                  <w:color w:val="00B0F0"/>
                  <w:sz w:val="18"/>
                  <w:szCs w:val="18"/>
                </w:rPr>
                <w:t>. . .</w:t>
              </w:r>
            </w:ins>
          </w:p>
        </w:tc>
      </w:tr>
    </w:tbl>
    <w:p w:rsidR="00EC1E60" w:rsidRPr="00532D98" w:rsidRDefault="00EC1E60" w:rsidP="00EC1E60">
      <w:pPr>
        <w:rPr>
          <w:ins w:id="1245" w:author="tcq" w:date="2011-06-17T23:30:00Z"/>
        </w:rPr>
      </w:pPr>
    </w:p>
    <w:p w:rsidR="004260D3" w:rsidRPr="00EC1E60" w:rsidRDefault="004260D3" w:rsidP="00585DED">
      <w:pPr>
        <w:rPr>
          <w:kern w:val="0"/>
          <w:rPrChange w:id="1246" w:author="tcq" w:date="2011-06-17T23:30:00Z">
            <w:rPr>
              <w:kern w:val="0"/>
            </w:rPr>
          </w:rPrChange>
        </w:rPr>
      </w:pPr>
    </w:p>
    <w:p w:rsidR="004260D3" w:rsidRDefault="004260D3" w:rsidP="00585DED">
      <w:pPr>
        <w:pStyle w:val="3"/>
      </w:pPr>
      <w:r>
        <w:rPr>
          <w:rFonts w:hint="eastAsia"/>
        </w:rPr>
        <w:t>第26章：最大流</w:t>
      </w:r>
    </w:p>
    <w:p w:rsidR="004260D3" w:rsidRDefault="000D7E39" w:rsidP="00585DED">
      <w:pPr>
        <w:pStyle w:val="a3"/>
        <w:numPr>
          <w:ilvl w:val="0"/>
          <w:numId w:val="31"/>
        </w:numPr>
        <w:ind w:firstLineChars="0"/>
        <w:rPr>
          <w:kern w:val="0"/>
        </w:rPr>
      </w:pPr>
      <w:r w:rsidRPr="00585DED">
        <w:rPr>
          <w:rFonts w:hint="eastAsia"/>
          <w:color w:val="00B0F0"/>
          <w:kern w:val="0"/>
        </w:rPr>
        <w:t>流守恒</w:t>
      </w:r>
      <w:r>
        <w:rPr>
          <w:rFonts w:hint="eastAsia"/>
          <w:kern w:val="0"/>
        </w:rPr>
        <w:t>：物质进入到某顶点的速度必须等于离开该顶点的速度。</w:t>
      </w:r>
    </w:p>
    <w:p w:rsidR="000D7E39" w:rsidRDefault="00B04FC3" w:rsidP="00585DED">
      <w:pPr>
        <w:pStyle w:val="a3"/>
        <w:numPr>
          <w:ilvl w:val="0"/>
          <w:numId w:val="31"/>
        </w:numPr>
        <w:ind w:firstLineChars="0"/>
        <w:rPr>
          <w:kern w:val="0"/>
        </w:rPr>
      </w:pPr>
      <w:r w:rsidRPr="00585DED">
        <w:rPr>
          <w:rFonts w:hint="eastAsia"/>
          <w:color w:val="00B0F0"/>
          <w:kern w:val="0"/>
        </w:rPr>
        <w:t>最大流问题</w:t>
      </w:r>
      <w:r>
        <w:rPr>
          <w:rFonts w:hint="eastAsia"/>
          <w:kern w:val="0"/>
        </w:rPr>
        <w:t>：是关于</w:t>
      </w:r>
      <w:proofErr w:type="gramStart"/>
      <w:r>
        <w:rPr>
          <w:rFonts w:hint="eastAsia"/>
          <w:kern w:val="0"/>
        </w:rPr>
        <w:t>流网络</w:t>
      </w:r>
      <w:proofErr w:type="gramEnd"/>
      <w:r>
        <w:rPr>
          <w:rFonts w:hint="eastAsia"/>
          <w:kern w:val="0"/>
        </w:rPr>
        <w:t>的最简单问题，它提出这样的问题：在不违背容量限制的条件下，把物质从源点传输到汇点的最大速率是多少？</w:t>
      </w:r>
    </w:p>
    <w:p w:rsidR="00B04FC3" w:rsidRDefault="00FC2C4C" w:rsidP="00585DED">
      <w:pPr>
        <w:pStyle w:val="a3"/>
        <w:numPr>
          <w:ilvl w:val="0"/>
          <w:numId w:val="31"/>
        </w:numPr>
        <w:ind w:firstLineChars="0"/>
        <w:rPr>
          <w:kern w:val="0"/>
        </w:rPr>
      </w:pPr>
      <w:r>
        <w:rPr>
          <w:rFonts w:hint="eastAsia"/>
          <w:kern w:val="0"/>
        </w:rPr>
        <w:t>某个顶点处的总的净流量：</w:t>
      </w:r>
      <w:proofErr w:type="gramStart"/>
      <w:r>
        <w:rPr>
          <w:rFonts w:hint="eastAsia"/>
          <w:kern w:val="0"/>
        </w:rPr>
        <w:t>为离开</w:t>
      </w:r>
      <w:proofErr w:type="gramEnd"/>
      <w:r>
        <w:rPr>
          <w:rFonts w:hint="eastAsia"/>
          <w:kern w:val="0"/>
        </w:rPr>
        <w:t>该顶点的总的正流量，减去进入该顶点的总的正流量。流守恒性的一种解释是这要瓣，即进行某个非源点非汇点顶点的正网络流，必须等于离开该顶点的正网络流。这个性质（即一个顶点处总的净流量必定为</w:t>
      </w:r>
      <w:r>
        <w:rPr>
          <w:rFonts w:hint="eastAsia"/>
          <w:kern w:val="0"/>
        </w:rPr>
        <w:t>0</w:t>
      </w:r>
      <w:r>
        <w:rPr>
          <w:rFonts w:hint="eastAsia"/>
          <w:kern w:val="0"/>
        </w:rPr>
        <w:t>）通常被非形式化地称为“流进等于流出”。</w:t>
      </w:r>
    </w:p>
    <w:p w:rsidR="00FC2C4C" w:rsidRDefault="00F52A4D" w:rsidP="00585DED">
      <w:pPr>
        <w:pStyle w:val="a3"/>
        <w:numPr>
          <w:ilvl w:val="0"/>
          <w:numId w:val="31"/>
        </w:numPr>
        <w:ind w:firstLineChars="0"/>
        <w:rPr>
          <w:kern w:val="0"/>
        </w:rPr>
      </w:pPr>
      <w:r w:rsidRPr="00585DED">
        <w:rPr>
          <w:rFonts w:hint="eastAsia"/>
          <w:color w:val="00B0F0"/>
          <w:kern w:val="0"/>
        </w:rPr>
        <w:t>抵消</w:t>
      </w:r>
      <w:r>
        <w:rPr>
          <w:rFonts w:hint="eastAsia"/>
          <w:kern w:val="0"/>
        </w:rPr>
        <w:t>：利用了抵消处理，可以将两城市间的运输用一个流来表示，该</w:t>
      </w:r>
      <w:r w:rsidRPr="00204DE2">
        <w:rPr>
          <w:rFonts w:hint="eastAsia"/>
          <w:color w:val="00B0F0"/>
          <w:kern w:val="0"/>
          <w:u w:val="single"/>
          <w:rPrChange w:id="1247" w:author="tcq" w:date="2011-06-17T21:57:00Z">
            <w:rPr>
              <w:rFonts w:hint="eastAsia"/>
              <w:kern w:val="0"/>
            </w:rPr>
          </w:rPrChange>
        </w:rPr>
        <w:t>流在两个顶点之间的至多一条边上是正的</w:t>
      </w:r>
      <w:r>
        <w:rPr>
          <w:rFonts w:hint="eastAsia"/>
          <w:kern w:val="0"/>
        </w:rPr>
        <w:t>。也就是说，任何在两城市间相互运输球的情况，都可以通过抵消将其转化成一个相等的情况，球只在一个方向上传输：</w:t>
      </w:r>
      <w:proofErr w:type="gramStart"/>
      <w:r>
        <w:rPr>
          <w:rFonts w:hint="eastAsia"/>
          <w:kern w:val="0"/>
        </w:rPr>
        <w:t>沿正网络流</w:t>
      </w:r>
      <w:proofErr w:type="gramEnd"/>
      <w:r>
        <w:rPr>
          <w:rFonts w:hint="eastAsia"/>
          <w:kern w:val="0"/>
        </w:rPr>
        <w:t>的方向。</w:t>
      </w:r>
      <w:r w:rsidR="00EA1800">
        <w:rPr>
          <w:kern w:val="0"/>
        </w:rPr>
        <w:br/>
      </w:r>
      <w:r w:rsidR="00EA1800" w:rsidRPr="00585DED">
        <w:rPr>
          <w:rFonts w:hint="eastAsia"/>
          <w:kern w:val="0"/>
          <w:u w:val="single"/>
        </w:rPr>
        <w:t>这样：两个顶点之间至多有两条边，而这两条边</w:t>
      </w:r>
      <w:proofErr w:type="gramStart"/>
      <w:r w:rsidR="00EA1800" w:rsidRPr="00585DED">
        <w:rPr>
          <w:rFonts w:hint="eastAsia"/>
          <w:kern w:val="0"/>
          <w:u w:val="single"/>
        </w:rPr>
        <w:t>至多会</w:t>
      </w:r>
      <w:proofErr w:type="gramEnd"/>
      <w:r w:rsidR="00EA1800" w:rsidRPr="00585DED">
        <w:rPr>
          <w:rFonts w:hint="eastAsia"/>
          <w:kern w:val="0"/>
          <w:u w:val="single"/>
        </w:rPr>
        <w:t>有一条有正的流值，另一条相应的边的流值为</w:t>
      </w:r>
      <w:r w:rsidR="00EA1800" w:rsidRPr="00585DED">
        <w:rPr>
          <w:rFonts w:hint="eastAsia"/>
          <w:kern w:val="0"/>
          <w:u w:val="single"/>
        </w:rPr>
        <w:t>0</w:t>
      </w:r>
      <w:r w:rsidR="00FA1E7F">
        <w:rPr>
          <w:rFonts w:hint="eastAsia"/>
          <w:kern w:val="0"/>
          <w:u w:val="single"/>
        </w:rPr>
        <w:t>（明白这点在理解算法</w:t>
      </w:r>
      <w:r w:rsidR="00331DEB">
        <w:rPr>
          <w:rFonts w:hint="eastAsia"/>
          <w:kern w:val="0"/>
          <w:u w:val="single"/>
        </w:rPr>
        <w:t>时</w:t>
      </w:r>
      <w:r w:rsidR="00FA1E7F">
        <w:rPr>
          <w:rFonts w:hint="eastAsia"/>
          <w:kern w:val="0"/>
          <w:u w:val="single"/>
        </w:rPr>
        <w:t>是有用的）</w:t>
      </w:r>
      <w:r w:rsidR="00EA1800">
        <w:rPr>
          <w:rFonts w:hint="eastAsia"/>
          <w:kern w:val="0"/>
        </w:rPr>
        <w:t>。</w:t>
      </w:r>
    </w:p>
    <w:p w:rsidR="003E191F" w:rsidRDefault="00427E4B" w:rsidP="00585DED">
      <w:pPr>
        <w:pStyle w:val="a3"/>
        <w:numPr>
          <w:ilvl w:val="0"/>
          <w:numId w:val="31"/>
        </w:numPr>
        <w:ind w:firstLineChars="0"/>
        <w:rPr>
          <w:kern w:val="0"/>
        </w:rPr>
      </w:pPr>
      <w:r>
        <w:rPr>
          <w:rFonts w:hint="eastAsia"/>
          <w:kern w:val="0"/>
        </w:rPr>
        <w:t>具有多个源点和多个汇点的网络最大流问题可以转化成普通的单源点、单汇点的最大流问题</w:t>
      </w:r>
      <w:r w:rsidR="00F03816">
        <w:rPr>
          <w:rFonts w:hint="eastAsia"/>
          <w:kern w:val="0"/>
        </w:rPr>
        <w:t>（通过添加一个单一的源点和一个单一的汇点</w:t>
      </w:r>
      <w:r w:rsidR="00C65D8F">
        <w:rPr>
          <w:rFonts w:hint="eastAsia"/>
          <w:kern w:val="0"/>
        </w:rPr>
        <w:t>并置新添加的边的容量为无穷大</w:t>
      </w:r>
      <w:r w:rsidR="00F03816">
        <w:rPr>
          <w:rFonts w:hint="eastAsia"/>
          <w:kern w:val="0"/>
        </w:rPr>
        <w:t>来达到）</w:t>
      </w:r>
      <w:r>
        <w:rPr>
          <w:rFonts w:hint="eastAsia"/>
          <w:kern w:val="0"/>
        </w:rPr>
        <w:t>。</w:t>
      </w:r>
      <w:r w:rsidR="00405B65">
        <w:rPr>
          <w:kern w:val="0"/>
        </w:rPr>
        <w:br/>
      </w:r>
      <w:r w:rsidR="00355F98">
        <w:rPr>
          <w:noProof/>
        </w:rPr>
        <w:drawing>
          <wp:inline distT="0" distB="0" distL="0" distR="0" wp14:anchorId="3A87D12D" wp14:editId="07707DEC">
            <wp:extent cx="5486400" cy="1682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682750"/>
                    </a:xfrm>
                    <a:prstGeom prst="rect">
                      <a:avLst/>
                    </a:prstGeom>
                  </pic:spPr>
                </pic:pic>
              </a:graphicData>
            </a:graphic>
          </wp:inline>
        </w:drawing>
      </w:r>
    </w:p>
    <w:p w:rsidR="00427E4B" w:rsidRDefault="00427E4B" w:rsidP="00585DED">
      <w:pPr>
        <w:pStyle w:val="a3"/>
        <w:numPr>
          <w:ilvl w:val="0"/>
          <w:numId w:val="31"/>
        </w:numPr>
        <w:ind w:firstLineChars="0"/>
        <w:rPr>
          <w:kern w:val="0"/>
        </w:rPr>
      </w:pPr>
      <w:r>
        <w:rPr>
          <w:rFonts w:hint="eastAsia"/>
          <w:kern w:val="0"/>
        </w:rPr>
        <w:t>Ford-Fulkerson</w:t>
      </w:r>
      <w:r w:rsidR="00405B65">
        <w:rPr>
          <w:rFonts w:hint="eastAsia"/>
          <w:kern w:val="0"/>
        </w:rPr>
        <w:t>算法是求最大流的一般方法，它利用了三点：残留网络、增广路径、最大流最小割定理。</w:t>
      </w:r>
    </w:p>
    <w:p w:rsidR="00405B65" w:rsidRDefault="00405B65" w:rsidP="00585DED">
      <w:pPr>
        <w:pStyle w:val="a3"/>
        <w:numPr>
          <w:ilvl w:val="1"/>
          <w:numId w:val="31"/>
        </w:numPr>
        <w:ind w:firstLineChars="0"/>
        <w:rPr>
          <w:kern w:val="0"/>
        </w:rPr>
      </w:pPr>
      <w:r>
        <w:rPr>
          <w:rFonts w:hint="eastAsia"/>
          <w:kern w:val="0"/>
        </w:rPr>
        <w:t>残留网络：</w:t>
      </w:r>
      <w:r>
        <w:rPr>
          <w:rFonts w:hint="eastAsia"/>
          <w:kern w:val="0"/>
        </w:rPr>
        <w:t>G</w:t>
      </w:r>
      <w:r w:rsidRPr="00585DED">
        <w:rPr>
          <w:rFonts w:hint="eastAsia"/>
          <w:kern w:val="0"/>
          <w:vertAlign w:val="subscript"/>
        </w:rPr>
        <w:t>f</w:t>
      </w:r>
      <w:r>
        <w:rPr>
          <w:rFonts w:hint="eastAsia"/>
          <w:kern w:val="0"/>
        </w:rPr>
        <w:t>由可以容纳更多网络流的边所组成；</w:t>
      </w:r>
    </w:p>
    <w:p w:rsidR="00405B65" w:rsidRDefault="00405B65" w:rsidP="00585DED">
      <w:pPr>
        <w:pStyle w:val="a3"/>
        <w:numPr>
          <w:ilvl w:val="1"/>
          <w:numId w:val="31"/>
        </w:numPr>
        <w:ind w:firstLineChars="0"/>
        <w:rPr>
          <w:kern w:val="0"/>
        </w:rPr>
      </w:pPr>
      <w:r>
        <w:rPr>
          <w:rFonts w:hint="eastAsia"/>
          <w:kern w:val="0"/>
        </w:rPr>
        <w:t>增广路径：为残留网络</w:t>
      </w:r>
      <w:r w:rsidR="00477F0D">
        <w:rPr>
          <w:rFonts w:hint="eastAsia"/>
          <w:kern w:val="0"/>
        </w:rPr>
        <w:t>G</w:t>
      </w:r>
      <w:r w:rsidR="00477F0D" w:rsidRPr="007C56CF">
        <w:rPr>
          <w:rFonts w:hint="eastAsia"/>
          <w:kern w:val="0"/>
          <w:vertAlign w:val="subscript"/>
        </w:rPr>
        <w:t>f</w:t>
      </w:r>
      <w:r>
        <w:rPr>
          <w:rFonts w:hint="eastAsia"/>
          <w:kern w:val="0"/>
        </w:rPr>
        <w:t>上从</w:t>
      </w:r>
      <w:r>
        <w:rPr>
          <w:rFonts w:hint="eastAsia"/>
          <w:kern w:val="0"/>
        </w:rPr>
        <w:t>s</w:t>
      </w:r>
      <w:r>
        <w:rPr>
          <w:rFonts w:hint="eastAsia"/>
          <w:kern w:val="0"/>
        </w:rPr>
        <w:t>到</w:t>
      </w:r>
      <w:r>
        <w:rPr>
          <w:rFonts w:hint="eastAsia"/>
          <w:kern w:val="0"/>
        </w:rPr>
        <w:t>t</w:t>
      </w:r>
      <w:r>
        <w:rPr>
          <w:rFonts w:hint="eastAsia"/>
          <w:kern w:val="0"/>
        </w:rPr>
        <w:t>的一条简单路径</w:t>
      </w:r>
      <w:r w:rsidR="006450A0">
        <w:rPr>
          <w:rFonts w:hint="eastAsia"/>
          <w:kern w:val="0"/>
        </w:rPr>
        <w:t>p</w:t>
      </w:r>
      <w:r w:rsidR="006450A0">
        <w:rPr>
          <w:rFonts w:hint="eastAsia"/>
          <w:kern w:val="0"/>
        </w:rPr>
        <w:t>，其中</w:t>
      </w:r>
      <w:r w:rsidR="006450A0">
        <w:rPr>
          <w:rFonts w:hint="eastAsia"/>
          <w:kern w:val="0"/>
        </w:rPr>
        <w:t>p</w:t>
      </w:r>
      <w:r w:rsidR="006450A0">
        <w:rPr>
          <w:rFonts w:hint="eastAsia"/>
          <w:kern w:val="0"/>
        </w:rPr>
        <w:t>中所的边的</w:t>
      </w:r>
      <w:proofErr w:type="gramStart"/>
      <w:r w:rsidR="006450A0">
        <w:rPr>
          <w:rFonts w:hint="eastAsia"/>
          <w:kern w:val="0"/>
        </w:rPr>
        <w:t>最小权</w:t>
      </w:r>
      <w:proofErr w:type="gramEnd"/>
      <w:r w:rsidR="006450A0">
        <w:rPr>
          <w:rFonts w:hint="eastAsia"/>
          <w:kern w:val="0"/>
        </w:rPr>
        <w:t>值为该增广路径的残留容量</w:t>
      </w:r>
      <w:r>
        <w:rPr>
          <w:rFonts w:hint="eastAsia"/>
          <w:kern w:val="0"/>
        </w:rPr>
        <w:t>；</w:t>
      </w:r>
    </w:p>
    <w:p w:rsidR="00405B65" w:rsidRDefault="00405B65" w:rsidP="00585DED">
      <w:pPr>
        <w:pStyle w:val="a3"/>
        <w:numPr>
          <w:ilvl w:val="1"/>
          <w:numId w:val="31"/>
        </w:numPr>
        <w:ind w:firstLineChars="0"/>
        <w:rPr>
          <w:kern w:val="0"/>
        </w:rPr>
      </w:pPr>
      <w:r>
        <w:rPr>
          <w:rFonts w:hint="eastAsia"/>
          <w:kern w:val="0"/>
        </w:rPr>
        <w:t>最大流最小割定理：证明了</w:t>
      </w:r>
      <w:r>
        <w:rPr>
          <w:rFonts w:hint="eastAsia"/>
          <w:kern w:val="0"/>
        </w:rPr>
        <w:t>Ford-Fulkerson</w:t>
      </w:r>
      <w:r w:rsidR="00477F0D">
        <w:rPr>
          <w:rFonts w:hint="eastAsia"/>
          <w:kern w:val="0"/>
        </w:rPr>
        <w:t>算法能够得到全局最优解“当一个流是最大流，当且仅当它的残留网络不包含增广路径”。</w:t>
      </w:r>
    </w:p>
    <w:p w:rsidR="00405B65" w:rsidRDefault="00477F0D" w:rsidP="00585DED">
      <w:pPr>
        <w:pStyle w:val="a3"/>
        <w:numPr>
          <w:ilvl w:val="0"/>
          <w:numId w:val="31"/>
        </w:numPr>
        <w:ind w:firstLineChars="0"/>
        <w:rPr>
          <w:kern w:val="0"/>
        </w:rPr>
      </w:pPr>
      <w:r>
        <w:rPr>
          <w:rFonts w:hint="eastAsia"/>
          <w:kern w:val="0"/>
        </w:rPr>
        <w:t>Ford-Fulkerson</w:t>
      </w:r>
      <w:r>
        <w:rPr>
          <w:rFonts w:hint="eastAsia"/>
          <w:kern w:val="0"/>
        </w:rPr>
        <w:t>算法的简明步骤：</w:t>
      </w:r>
      <w:r w:rsidR="00D32651">
        <w:rPr>
          <w:kern w:val="0"/>
        </w:rPr>
        <w:br/>
      </w:r>
      <w:r w:rsidR="00D32651">
        <w:rPr>
          <w:noProof/>
        </w:rPr>
        <w:drawing>
          <wp:inline distT="0" distB="0" distL="0" distR="0" wp14:anchorId="019B80A8" wp14:editId="45A3702B">
            <wp:extent cx="5486400" cy="56743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5674360"/>
                    </a:xfrm>
                    <a:prstGeom prst="rect">
                      <a:avLst/>
                    </a:prstGeom>
                  </pic:spPr>
                </pic:pic>
              </a:graphicData>
            </a:graphic>
          </wp:inline>
        </w:drawing>
      </w:r>
    </w:p>
    <w:p w:rsidR="00477F0D" w:rsidRDefault="00477F0D" w:rsidP="00585DED">
      <w:pPr>
        <w:pStyle w:val="a3"/>
        <w:numPr>
          <w:ilvl w:val="1"/>
          <w:numId w:val="31"/>
        </w:numPr>
        <w:ind w:firstLineChars="0"/>
        <w:rPr>
          <w:kern w:val="0"/>
        </w:rPr>
      </w:pPr>
      <w:r>
        <w:rPr>
          <w:rFonts w:hint="eastAsia"/>
          <w:kern w:val="0"/>
        </w:rPr>
        <w:t>初始化</w:t>
      </w:r>
      <w:r>
        <w:rPr>
          <w:rFonts w:hint="eastAsia"/>
          <w:kern w:val="0"/>
        </w:rPr>
        <w:t>G</w:t>
      </w:r>
      <w:r>
        <w:rPr>
          <w:rFonts w:hint="eastAsia"/>
          <w:kern w:val="0"/>
        </w:rPr>
        <w:t>中</w:t>
      </w:r>
      <w:proofErr w:type="gramStart"/>
      <w:r>
        <w:rPr>
          <w:rFonts w:hint="eastAsia"/>
          <w:kern w:val="0"/>
        </w:rPr>
        <w:t>所有边</w:t>
      </w:r>
      <w:proofErr w:type="gramEnd"/>
      <w:r>
        <w:rPr>
          <w:rFonts w:hint="eastAsia"/>
          <w:kern w:val="0"/>
        </w:rPr>
        <w:t>的流为</w:t>
      </w:r>
      <w:r>
        <w:rPr>
          <w:rFonts w:hint="eastAsia"/>
          <w:kern w:val="0"/>
        </w:rPr>
        <w:t>0</w:t>
      </w:r>
      <w:r>
        <w:rPr>
          <w:rFonts w:hint="eastAsia"/>
          <w:kern w:val="0"/>
        </w:rPr>
        <w:t>；</w:t>
      </w:r>
    </w:p>
    <w:p w:rsidR="00477F0D" w:rsidRDefault="00477F0D" w:rsidP="00585DED">
      <w:pPr>
        <w:pStyle w:val="a3"/>
        <w:numPr>
          <w:ilvl w:val="1"/>
          <w:numId w:val="31"/>
        </w:numPr>
        <w:ind w:firstLineChars="0"/>
        <w:rPr>
          <w:kern w:val="0"/>
        </w:rPr>
      </w:pPr>
      <w:r>
        <w:rPr>
          <w:rFonts w:hint="eastAsia"/>
          <w:kern w:val="0"/>
        </w:rPr>
        <w:t>计算当前图与当前流所映射的残留网络</w:t>
      </w:r>
      <w:r>
        <w:rPr>
          <w:rFonts w:hint="eastAsia"/>
          <w:kern w:val="0"/>
        </w:rPr>
        <w:t>G</w:t>
      </w:r>
      <w:r w:rsidRPr="007C56CF">
        <w:rPr>
          <w:rFonts w:hint="eastAsia"/>
          <w:kern w:val="0"/>
          <w:vertAlign w:val="subscript"/>
        </w:rPr>
        <w:t>f</w:t>
      </w:r>
      <w:r>
        <w:rPr>
          <w:rFonts w:hint="eastAsia"/>
          <w:kern w:val="0"/>
        </w:rPr>
        <w:t>；</w:t>
      </w:r>
    </w:p>
    <w:p w:rsidR="00477F0D" w:rsidRDefault="00477F0D" w:rsidP="00585DED">
      <w:pPr>
        <w:pStyle w:val="a3"/>
        <w:numPr>
          <w:ilvl w:val="1"/>
          <w:numId w:val="31"/>
        </w:numPr>
        <w:ind w:firstLineChars="0"/>
        <w:rPr>
          <w:kern w:val="0"/>
        </w:rPr>
      </w:pPr>
      <w:r>
        <w:rPr>
          <w:rFonts w:hint="eastAsia"/>
          <w:kern w:val="0"/>
        </w:rPr>
        <w:t>从残留网络上选取一条增广路径并计算出残留容量，将残留容量添加到图的当前流上；</w:t>
      </w:r>
    </w:p>
    <w:p w:rsidR="00477F0D" w:rsidRDefault="00477F0D" w:rsidP="00585DED">
      <w:pPr>
        <w:pStyle w:val="a3"/>
        <w:numPr>
          <w:ilvl w:val="1"/>
          <w:numId w:val="31"/>
        </w:numPr>
        <w:ind w:firstLineChars="0"/>
        <w:rPr>
          <w:kern w:val="0"/>
        </w:rPr>
      </w:pPr>
      <w:r>
        <w:rPr>
          <w:rFonts w:hint="eastAsia"/>
          <w:kern w:val="0"/>
        </w:rPr>
        <w:t>循环步骤</w:t>
      </w:r>
      <w:r>
        <w:rPr>
          <w:rFonts w:hint="eastAsia"/>
          <w:kern w:val="0"/>
        </w:rPr>
        <w:t>b-c</w:t>
      </w:r>
      <w:r>
        <w:rPr>
          <w:rFonts w:hint="eastAsia"/>
          <w:kern w:val="0"/>
        </w:rPr>
        <w:t>直到残留网络</w:t>
      </w:r>
      <w:r w:rsidR="003350FC">
        <w:rPr>
          <w:rFonts w:hint="eastAsia"/>
          <w:kern w:val="0"/>
        </w:rPr>
        <w:t>G</w:t>
      </w:r>
      <w:r w:rsidR="003350FC" w:rsidRPr="007C56CF">
        <w:rPr>
          <w:rFonts w:hint="eastAsia"/>
          <w:kern w:val="0"/>
          <w:vertAlign w:val="subscript"/>
        </w:rPr>
        <w:t>f</w:t>
      </w:r>
      <w:r>
        <w:rPr>
          <w:rFonts w:hint="eastAsia"/>
          <w:kern w:val="0"/>
        </w:rPr>
        <w:t>中不存在增广路径为止；</w:t>
      </w:r>
    </w:p>
    <w:p w:rsidR="00477F0D" w:rsidRDefault="00477F0D" w:rsidP="00585DED">
      <w:pPr>
        <w:pStyle w:val="a3"/>
        <w:numPr>
          <w:ilvl w:val="1"/>
          <w:numId w:val="31"/>
        </w:numPr>
        <w:ind w:firstLineChars="0"/>
        <w:rPr>
          <w:kern w:val="0"/>
        </w:rPr>
      </w:pPr>
      <w:r>
        <w:rPr>
          <w:rFonts w:hint="eastAsia"/>
          <w:kern w:val="0"/>
        </w:rPr>
        <w:t>此时的流即为</w:t>
      </w:r>
      <w:r>
        <w:rPr>
          <w:rFonts w:hint="eastAsia"/>
          <w:kern w:val="0"/>
        </w:rPr>
        <w:t>G</w:t>
      </w:r>
      <w:r>
        <w:rPr>
          <w:rFonts w:hint="eastAsia"/>
          <w:kern w:val="0"/>
        </w:rPr>
        <w:t>的最大流。</w:t>
      </w:r>
    </w:p>
    <w:p w:rsidR="00A34999" w:rsidRDefault="00A34999" w:rsidP="00585DED">
      <w:pPr>
        <w:pStyle w:val="a3"/>
        <w:numPr>
          <w:ilvl w:val="0"/>
          <w:numId w:val="31"/>
        </w:numPr>
        <w:ind w:firstLineChars="0"/>
        <w:rPr>
          <w:kern w:val="0"/>
        </w:rPr>
      </w:pPr>
      <w:r>
        <w:rPr>
          <w:rFonts w:hint="eastAsia"/>
          <w:kern w:val="0"/>
        </w:rPr>
        <w:t>使用“广度优先搜索”来求增广路径的</w:t>
      </w:r>
      <w:r>
        <w:rPr>
          <w:rFonts w:hint="eastAsia"/>
          <w:kern w:val="0"/>
        </w:rPr>
        <w:t>Ford-Fulkerson</w:t>
      </w:r>
      <w:r>
        <w:rPr>
          <w:rFonts w:hint="eastAsia"/>
          <w:kern w:val="0"/>
        </w:rPr>
        <w:t>算法即称之为</w:t>
      </w:r>
      <w:r>
        <w:rPr>
          <w:rFonts w:hint="eastAsia"/>
          <w:kern w:val="0"/>
        </w:rPr>
        <w:t>Edmonds-Karp</w:t>
      </w:r>
      <w:r>
        <w:rPr>
          <w:rFonts w:hint="eastAsia"/>
          <w:kern w:val="0"/>
        </w:rPr>
        <w:t>算法，这种使用广度优先搜索来求增广路径的算法能够改善</w:t>
      </w:r>
      <w:r>
        <w:rPr>
          <w:rFonts w:hint="eastAsia"/>
          <w:kern w:val="0"/>
        </w:rPr>
        <w:t>Ford-Fulkerson</w:t>
      </w:r>
      <w:r>
        <w:rPr>
          <w:rFonts w:hint="eastAsia"/>
          <w:kern w:val="0"/>
        </w:rPr>
        <w:t>算法的运行时间。</w:t>
      </w:r>
    </w:p>
    <w:p w:rsidR="006C3883" w:rsidRDefault="006C3883" w:rsidP="00585DED">
      <w:pPr>
        <w:pStyle w:val="a3"/>
        <w:numPr>
          <w:ilvl w:val="0"/>
          <w:numId w:val="31"/>
        </w:numPr>
        <w:ind w:firstLineChars="0"/>
        <w:rPr>
          <w:kern w:val="0"/>
        </w:rPr>
      </w:pPr>
      <w:r>
        <w:rPr>
          <w:rFonts w:hint="eastAsia"/>
          <w:kern w:val="0"/>
        </w:rPr>
        <w:t>最大二分匹配问题：</w:t>
      </w:r>
      <w:r w:rsidRPr="006C3883">
        <w:rPr>
          <w:rFonts w:hint="eastAsia"/>
          <w:kern w:val="0"/>
        </w:rPr>
        <w:t>这是最大流最重要的应用之一，并且有许多其它的问题可以归约成它</w:t>
      </w:r>
      <w:r w:rsidR="00E778AD">
        <w:rPr>
          <w:rFonts w:hint="eastAsia"/>
          <w:kern w:val="0"/>
        </w:rPr>
        <w:t>，有着许多的实际应用</w:t>
      </w:r>
      <w:r w:rsidRPr="006C3883">
        <w:rPr>
          <w:rFonts w:hint="eastAsia"/>
          <w:kern w:val="0"/>
        </w:rPr>
        <w:t>。</w:t>
      </w:r>
      <w:r w:rsidR="00E778AD">
        <w:rPr>
          <w:kern w:val="0"/>
        </w:rPr>
        <w:br/>
      </w:r>
      <w:r w:rsidR="00585DED">
        <w:rPr>
          <w:noProof/>
        </w:rPr>
        <w:drawing>
          <wp:inline distT="0" distB="0" distL="0" distR="0" wp14:anchorId="2A12F1DF" wp14:editId="33D5CB8F">
            <wp:extent cx="1297057" cy="2486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297057" cy="2486025"/>
                    </a:xfrm>
                    <a:prstGeom prst="rect">
                      <a:avLst/>
                    </a:prstGeom>
                  </pic:spPr>
                </pic:pic>
              </a:graphicData>
            </a:graphic>
          </wp:inline>
        </w:drawing>
      </w:r>
      <w:r w:rsidR="00585DED">
        <w:rPr>
          <w:kern w:val="0"/>
        </w:rPr>
        <w:br/>
      </w:r>
      <w:r w:rsidR="00E778AD">
        <w:rPr>
          <w:rFonts w:hint="eastAsia"/>
          <w:kern w:val="0"/>
        </w:rPr>
        <w:t>例如：把一个机器集合</w:t>
      </w:r>
      <w:r w:rsidR="00E778AD">
        <w:rPr>
          <w:rFonts w:hint="eastAsia"/>
          <w:kern w:val="0"/>
        </w:rPr>
        <w:t>L</w:t>
      </w:r>
      <w:r w:rsidR="00E778AD">
        <w:rPr>
          <w:rFonts w:hint="eastAsia"/>
          <w:kern w:val="0"/>
        </w:rPr>
        <w:t>和</w:t>
      </w:r>
      <w:proofErr w:type="gramStart"/>
      <w:r w:rsidR="00E778AD">
        <w:rPr>
          <w:rFonts w:hint="eastAsia"/>
          <w:kern w:val="0"/>
        </w:rPr>
        <w:t>要</w:t>
      </w:r>
      <w:proofErr w:type="gramEnd"/>
      <w:r w:rsidR="00E778AD">
        <w:rPr>
          <w:rFonts w:hint="eastAsia"/>
          <w:kern w:val="0"/>
        </w:rPr>
        <w:t>同时执行的任何集合</w:t>
      </w:r>
      <w:r w:rsidR="00E778AD">
        <w:rPr>
          <w:rFonts w:hint="eastAsia"/>
          <w:kern w:val="0"/>
        </w:rPr>
        <w:t>R</w:t>
      </w:r>
      <w:r w:rsidR="00E778AD">
        <w:rPr>
          <w:rFonts w:hint="eastAsia"/>
          <w:kern w:val="0"/>
        </w:rPr>
        <w:t>相匹配。</w:t>
      </w:r>
      <w:r w:rsidR="00E778AD">
        <w:rPr>
          <w:rFonts w:hint="eastAsia"/>
          <w:kern w:val="0"/>
        </w:rPr>
        <w:t>E</w:t>
      </w:r>
      <w:r w:rsidR="00E778AD">
        <w:rPr>
          <w:rFonts w:hint="eastAsia"/>
          <w:kern w:val="0"/>
        </w:rPr>
        <w:t>中的边</w:t>
      </w:r>
      <w:r w:rsidR="00E778AD">
        <w:rPr>
          <w:rFonts w:hint="eastAsia"/>
          <w:kern w:val="0"/>
        </w:rPr>
        <w:t>(u,v)</w:t>
      </w:r>
      <w:r w:rsidR="00E778AD">
        <w:rPr>
          <w:rFonts w:hint="eastAsia"/>
          <w:kern w:val="0"/>
        </w:rPr>
        <w:t>，就说明一台特定机器</w:t>
      </w:r>
      <w:r w:rsidR="00E778AD">
        <w:rPr>
          <w:rFonts w:hint="eastAsia"/>
          <w:kern w:val="0"/>
        </w:rPr>
        <w:t>u</w:t>
      </w:r>
      <w:r w:rsidR="00E778AD">
        <w:rPr>
          <w:rFonts w:hint="eastAsia"/>
          <w:kern w:val="0"/>
        </w:rPr>
        <w:t>能够完成一项特定任务</w:t>
      </w:r>
      <w:r w:rsidR="00E778AD">
        <w:rPr>
          <w:rFonts w:hint="eastAsia"/>
          <w:kern w:val="0"/>
        </w:rPr>
        <w:t>v</w:t>
      </w:r>
      <w:r w:rsidR="00E778AD">
        <w:rPr>
          <w:rFonts w:hint="eastAsia"/>
          <w:kern w:val="0"/>
        </w:rPr>
        <w:t>，最大匹配可以为尽可能多的机器提供任务）</w:t>
      </w:r>
    </w:p>
    <w:p w:rsidR="002532E1" w:rsidRPr="00723555" w:rsidRDefault="00585DED" w:rsidP="00723555">
      <w:pPr>
        <w:pStyle w:val="a3"/>
        <w:numPr>
          <w:ilvl w:val="0"/>
          <w:numId w:val="31"/>
        </w:numPr>
        <w:ind w:firstLineChars="0"/>
        <w:rPr>
          <w:kern w:val="0"/>
        </w:rPr>
      </w:pPr>
      <w:r>
        <w:rPr>
          <w:rFonts w:hint="eastAsia"/>
          <w:kern w:val="0"/>
        </w:rPr>
        <w:t>解决最大二分匹配问题：先生成一</w:t>
      </w:r>
      <w:proofErr w:type="gramStart"/>
      <w:r>
        <w:rPr>
          <w:rFonts w:hint="eastAsia"/>
          <w:kern w:val="0"/>
        </w:rPr>
        <w:t>个</w:t>
      </w:r>
      <w:proofErr w:type="gramEnd"/>
      <w:r>
        <w:rPr>
          <w:rFonts w:hint="eastAsia"/>
          <w:kern w:val="0"/>
        </w:rPr>
        <w:t>扩展图</w:t>
      </w:r>
      <w:r>
        <w:rPr>
          <w:rFonts w:hint="eastAsia"/>
          <w:kern w:val="0"/>
        </w:rPr>
        <w:t>G</w:t>
      </w:r>
      <w:proofErr w:type="gramStart"/>
      <w:r>
        <w:rPr>
          <w:kern w:val="0"/>
        </w:rPr>
        <w:t>’</w:t>
      </w:r>
      <w:proofErr w:type="gramEnd"/>
      <w:r>
        <w:rPr>
          <w:rFonts w:hint="eastAsia"/>
          <w:kern w:val="0"/>
        </w:rPr>
        <w:t>，再对</w:t>
      </w:r>
      <w:r>
        <w:rPr>
          <w:rFonts w:hint="eastAsia"/>
          <w:kern w:val="0"/>
        </w:rPr>
        <w:t>G</w:t>
      </w:r>
      <w:proofErr w:type="gramStart"/>
      <w:r>
        <w:rPr>
          <w:kern w:val="0"/>
        </w:rPr>
        <w:t>’</w:t>
      </w:r>
      <w:proofErr w:type="gramEnd"/>
      <w:r>
        <w:rPr>
          <w:rFonts w:hint="eastAsia"/>
          <w:kern w:val="0"/>
        </w:rPr>
        <w:t>的每条边赋予单位流量</w:t>
      </w:r>
      <w:r>
        <w:rPr>
          <w:rFonts w:hint="eastAsia"/>
          <w:kern w:val="0"/>
        </w:rPr>
        <w:t>1</w:t>
      </w:r>
      <w:r>
        <w:rPr>
          <w:rFonts w:hint="eastAsia"/>
          <w:kern w:val="0"/>
        </w:rPr>
        <w:t>，然后求出最大流，就是该最大二分匹配问题的解。</w:t>
      </w:r>
      <w:r w:rsidR="002532E1">
        <w:rPr>
          <w:kern w:val="0"/>
        </w:rPr>
        <w:br/>
      </w:r>
      <w:r w:rsidR="002532E1">
        <w:rPr>
          <w:noProof/>
        </w:rPr>
        <w:drawing>
          <wp:inline distT="0" distB="0" distL="0" distR="0" wp14:anchorId="2BEEF4BB" wp14:editId="092F843A">
            <wp:extent cx="5381625" cy="2019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81625" cy="2019300"/>
                    </a:xfrm>
                    <a:prstGeom prst="rect">
                      <a:avLst/>
                    </a:prstGeom>
                  </pic:spPr>
                </pic:pic>
              </a:graphicData>
            </a:graphic>
          </wp:inline>
        </w:drawing>
      </w:r>
    </w:p>
    <w:p w:rsidR="001D356F" w:rsidRDefault="001D356F"/>
    <w:p w:rsidR="00EC1E60" w:rsidRDefault="00EC1E60" w:rsidP="00EC1E60">
      <w:pPr>
        <w:rPr>
          <w:ins w:id="1248" w:author="tcq" w:date="2011-06-17T23:30:00Z"/>
          <w:rFonts w:ascii="Simsun" w:hAnsi="Simsun" w:cs="宋体" w:hint="eastAsia"/>
          <w:sz w:val="27"/>
          <w:szCs w:val="27"/>
        </w:rPr>
      </w:pPr>
    </w:p>
    <w:p w:rsidR="00EC1E60" w:rsidRPr="00532D98" w:rsidRDefault="00EC1E60" w:rsidP="00EC1E60">
      <w:pPr>
        <w:rPr>
          <w:ins w:id="1249" w:author="tcq" w:date="2011-06-17T23:30:00Z"/>
          <w:rFonts w:hint="eastAsia"/>
        </w:rPr>
      </w:pPr>
      <w:ins w:id="1250" w:author="tcq" w:date="2011-06-17T23:30:00Z">
        <w:r w:rsidRPr="000C5D60">
          <w:rPr>
            <w:rFonts w:hint="eastAsia"/>
            <w:color w:val="FF0000"/>
            <w:highlight w:val="yellow"/>
          </w:rPr>
          <w:t>Output</w:t>
        </w:r>
        <w:r>
          <w:rPr>
            <w:rFonts w:hint="eastAsia"/>
          </w:rPr>
          <w:t>（代码：</w:t>
        </w:r>
        <w:r>
          <w:fldChar w:fldCharType="begin"/>
        </w:r>
        <w:r>
          <w:instrText xml:space="preserve"> HYPERLINK "http://code.google.com/p/introduction-to-algorithms-notes/" </w:instrText>
        </w:r>
        <w:r>
          <w:fldChar w:fldCharType="separate"/>
        </w:r>
        <w:r>
          <w:rPr>
            <w:rStyle w:val="a5"/>
          </w:rPr>
          <w:t>http://code.google.com/p/introduction-to-algorithms-notes/</w:t>
        </w:r>
        <w:r>
          <w:rPr>
            <w:rStyle w:val="a5"/>
          </w:rPr>
          <w:fldChar w:fldCharType="end"/>
        </w:r>
        <w:r w:rsidRPr="000C5D60">
          <w:rPr>
            <w:rStyle w:val="a5"/>
            <w:rFonts w:hint="eastAsia"/>
            <w:color w:val="auto"/>
            <w:u w:val="none"/>
          </w:rPr>
          <w:t>）</w:t>
        </w:r>
        <w:r w:rsidRPr="000C5D60">
          <w:rPr>
            <w:rStyle w:val="a5"/>
            <w:rFonts w:hint="eastAsia"/>
            <w:color w:val="auto"/>
            <w:u w:val="none"/>
          </w:rPr>
          <w:t>:</w:t>
        </w:r>
      </w:ins>
    </w:p>
    <w:tbl>
      <w:tblPr>
        <w:tblStyle w:val="aa"/>
        <w:tblW w:w="0" w:type="auto"/>
        <w:tblLook w:val="04A0" w:firstRow="1" w:lastRow="0" w:firstColumn="1" w:lastColumn="0" w:noHBand="0" w:noVBand="1"/>
      </w:tblPr>
      <w:tblGrid>
        <w:gridCol w:w="11840"/>
      </w:tblGrid>
      <w:tr w:rsidR="00EC1E60" w:rsidTr="000C5D60">
        <w:trPr>
          <w:ins w:id="1251" w:author="tcq" w:date="2011-06-17T23:30:00Z"/>
        </w:trPr>
        <w:tc>
          <w:tcPr>
            <w:tcW w:w="11840" w:type="dxa"/>
          </w:tcPr>
          <w:p w:rsidR="009904D0" w:rsidRPr="009904D0" w:rsidRDefault="009904D0" w:rsidP="009904D0">
            <w:pPr>
              <w:rPr>
                <w:ins w:id="1252" w:author="tcq" w:date="2011-06-17T23:42:00Z"/>
                <w:rFonts w:hint="eastAsia"/>
                <w:color w:val="00B0F0"/>
                <w:sz w:val="18"/>
                <w:szCs w:val="18"/>
              </w:rPr>
            </w:pPr>
            <w:ins w:id="1253" w:author="tcq" w:date="2011-06-17T23:42:00Z">
              <w:r w:rsidRPr="009904D0">
                <w:rPr>
                  <w:rFonts w:hint="eastAsia"/>
                  <w:color w:val="00B0F0"/>
                  <w:sz w:val="18"/>
                  <w:szCs w:val="18"/>
                </w:rPr>
                <w:t>FordFulkerson</w:t>
              </w:r>
              <w:r w:rsidRPr="009904D0">
                <w:rPr>
                  <w:rFonts w:hint="eastAsia"/>
                  <w:color w:val="00B0F0"/>
                  <w:sz w:val="18"/>
                  <w:szCs w:val="18"/>
                </w:rPr>
                <w:t>最大流</w:t>
              </w:r>
            </w:ins>
          </w:p>
          <w:p w:rsidR="009904D0" w:rsidRPr="009904D0" w:rsidRDefault="009904D0" w:rsidP="009904D0">
            <w:pPr>
              <w:rPr>
                <w:ins w:id="1254" w:author="tcq" w:date="2011-06-17T23:42:00Z"/>
                <w:color w:val="00B0F0"/>
                <w:sz w:val="18"/>
                <w:szCs w:val="18"/>
              </w:rPr>
            </w:pPr>
            <w:ins w:id="1255" w:author="tcq" w:date="2011-06-17T23:42:00Z">
              <w:r w:rsidRPr="009904D0">
                <w:rPr>
                  <w:color w:val="00B0F0"/>
                  <w:sz w:val="18"/>
                  <w:szCs w:val="18"/>
                </w:rPr>
                <w:t>23</w:t>
              </w:r>
            </w:ins>
          </w:p>
          <w:p w:rsidR="00EC1E60" w:rsidRPr="000C5D60" w:rsidRDefault="009904D0" w:rsidP="009904D0">
            <w:pPr>
              <w:rPr>
                <w:ins w:id="1256" w:author="tcq" w:date="2011-06-17T23:30:00Z"/>
                <w:color w:val="00B0F0"/>
                <w:sz w:val="18"/>
                <w:szCs w:val="18"/>
              </w:rPr>
            </w:pPr>
            <w:ins w:id="1257" w:author="tcq" w:date="2011-06-17T23:42:00Z">
              <w:r w:rsidRPr="009904D0">
                <w:rPr>
                  <w:rFonts w:hint="eastAsia"/>
                  <w:color w:val="00B0F0"/>
                  <w:sz w:val="18"/>
                  <w:szCs w:val="18"/>
                </w:rPr>
                <w:t>请按任意键继续</w:t>
              </w:r>
              <w:r w:rsidRPr="009904D0">
                <w:rPr>
                  <w:rFonts w:hint="eastAsia"/>
                  <w:color w:val="00B0F0"/>
                  <w:sz w:val="18"/>
                  <w:szCs w:val="18"/>
                </w:rPr>
                <w:t>. . .</w:t>
              </w:r>
            </w:ins>
          </w:p>
        </w:tc>
      </w:tr>
    </w:tbl>
    <w:p w:rsidR="00EC1E60" w:rsidRPr="00532D98" w:rsidRDefault="00EC1E60" w:rsidP="00EC1E60">
      <w:pPr>
        <w:rPr>
          <w:ins w:id="1258" w:author="tcq" w:date="2011-06-17T23:30:00Z"/>
        </w:rPr>
      </w:pPr>
    </w:p>
    <w:p w:rsidR="00971E97" w:rsidRPr="00EC1E60" w:rsidRDefault="00971E97">
      <w:pPr>
        <w:rPr>
          <w:rPrChange w:id="1259" w:author="tcq" w:date="2011-06-17T23:30:00Z">
            <w:rPr/>
          </w:rPrChange>
        </w:rPr>
      </w:pPr>
    </w:p>
    <w:p w:rsidR="00971E97" w:rsidRDefault="00971E97"/>
    <w:p w:rsidR="00971E97" w:rsidRDefault="00971E97">
      <w:pPr>
        <w:rPr>
          <w:kern w:val="0"/>
        </w:rPr>
      </w:pPr>
      <w:bookmarkStart w:id="1260" w:name="_GoBack"/>
      <w:bookmarkEnd w:id="1260"/>
    </w:p>
    <w:p w:rsidR="00B95857" w:rsidRPr="00A56983" w:rsidRDefault="00B95857">
      <w:pPr>
        <w:widowControl/>
        <w:jc w:val="left"/>
        <w:rPr>
          <w:rFonts w:ascii="Simsun" w:eastAsia="宋体" w:hAnsi="Simsun" w:cs="宋体" w:hint="eastAsia"/>
          <w:color w:val="000000"/>
          <w:kern w:val="0"/>
          <w:sz w:val="27"/>
          <w:szCs w:val="27"/>
        </w:rPr>
      </w:pPr>
      <w:r w:rsidRPr="00A56983">
        <w:rPr>
          <w:rFonts w:ascii="Simsun" w:eastAsia="宋体" w:hAnsi="Simsun" w:cs="宋体" w:hint="eastAsia"/>
          <w:color w:val="000000"/>
          <w:kern w:val="0"/>
          <w:sz w:val="27"/>
          <w:szCs w:val="27"/>
        </w:rPr>
        <w:br w:type="page"/>
      </w:r>
    </w:p>
    <w:p w:rsidR="00D516B5" w:rsidRPr="00A56983" w:rsidRDefault="00D516B5" w:rsidP="00B556EF">
      <w:pPr>
        <w:widowControl/>
        <w:spacing w:before="100" w:beforeAutospacing="1" w:after="100" w:afterAutospacing="1"/>
        <w:jc w:val="left"/>
        <w:outlineLvl w:val="1"/>
        <w:rPr>
          <w:rFonts w:ascii="Simsun" w:eastAsia="宋体" w:hAnsi="Simsun" w:cs="宋体" w:hint="eastAsia"/>
          <w:b/>
          <w:bCs/>
          <w:color w:val="000000"/>
          <w:kern w:val="0"/>
          <w:sz w:val="36"/>
          <w:szCs w:val="36"/>
        </w:rPr>
      </w:pPr>
      <w:r w:rsidRPr="00A56983">
        <w:rPr>
          <w:rFonts w:ascii="Arial" w:eastAsia="宋体" w:hAnsi="Arial" w:cs="Arial"/>
          <w:b/>
          <w:bCs/>
          <w:color w:val="000000"/>
          <w:kern w:val="0"/>
          <w:sz w:val="36"/>
          <w:szCs w:val="36"/>
        </w:rPr>
        <w:t>参考：</w:t>
      </w:r>
    </w:p>
    <w:p w:rsidR="001D356F" w:rsidRDefault="00801D6E"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《算法导论》第</w:t>
      </w:r>
      <w:r>
        <w:rPr>
          <w:rFonts w:ascii="Arial" w:eastAsia="宋体" w:hAnsi="Arial" w:cs="Arial"/>
          <w:color w:val="000000"/>
          <w:kern w:val="0"/>
          <w:sz w:val="22"/>
        </w:rPr>
        <w:t>2</w:t>
      </w:r>
      <w:r>
        <w:rPr>
          <w:rFonts w:ascii="Arial" w:eastAsia="宋体" w:hAnsi="Arial" w:cs="Arial" w:hint="eastAsia"/>
          <w:color w:val="000000"/>
          <w:kern w:val="0"/>
          <w:sz w:val="22"/>
        </w:rPr>
        <w:t>版，机械工业出版社</w:t>
      </w:r>
    </w:p>
    <w:p w:rsidR="001D356F" w:rsidRPr="00380E6F" w:rsidRDefault="00007BCC"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r w:rsidRPr="00380E6F">
        <w:rPr>
          <w:rPrChange w:id="1261" w:author="tcq" w:date="2011-06-17T22:53:00Z">
            <w:rPr>
              <w:rFonts w:ascii="Arial" w:eastAsia="宋体" w:hAnsi="Arial" w:cs="Arial"/>
              <w:color w:val="000099"/>
              <w:kern w:val="0"/>
              <w:sz w:val="22"/>
              <w:u w:val="single"/>
            </w:rPr>
          </w:rPrChange>
        </w:rPr>
        <w:fldChar w:fldCharType="begin"/>
      </w:r>
      <w:r w:rsidRPr="00380E6F">
        <w:instrText xml:space="preserve"> HYPERLINK "http://staff.ustc.edu.cn/~lszhuang/alg/" </w:instrText>
      </w:r>
      <w:r w:rsidRPr="00380E6F">
        <w:rPr>
          <w:rPrChange w:id="1262" w:author="tcq" w:date="2011-06-17T22:53:00Z">
            <w:rPr>
              <w:rFonts w:ascii="Arial" w:eastAsia="宋体" w:hAnsi="Arial" w:cs="Arial"/>
              <w:color w:val="000099"/>
              <w:kern w:val="0"/>
              <w:sz w:val="22"/>
              <w:u w:val="single"/>
            </w:rPr>
          </w:rPrChange>
        </w:rPr>
        <w:fldChar w:fldCharType="separate"/>
      </w:r>
      <w:r w:rsidR="00A14D46" w:rsidRPr="00380E6F">
        <w:rPr>
          <w:rFonts w:ascii="Arial" w:eastAsia="宋体" w:hAnsi="Arial" w:cs="Arial"/>
          <w:color w:val="000099"/>
          <w:kern w:val="0"/>
          <w:sz w:val="22"/>
          <w:rPrChange w:id="1263" w:author="tcq" w:date="2011-06-17T22:53:00Z">
            <w:rPr>
              <w:rFonts w:ascii="Arial" w:eastAsia="宋体" w:hAnsi="Arial" w:cs="Arial"/>
              <w:color w:val="000099"/>
              <w:kern w:val="0"/>
              <w:sz w:val="22"/>
              <w:u w:val="single"/>
            </w:rPr>
          </w:rPrChange>
        </w:rPr>
        <w:t>http://staff.ustc.edu.cn/~lszhuang/alg/</w:t>
      </w:r>
      <w:r w:rsidRPr="00380E6F">
        <w:rPr>
          <w:rFonts w:ascii="Arial" w:eastAsia="宋体" w:hAnsi="Arial" w:cs="Arial"/>
          <w:color w:val="000099"/>
          <w:kern w:val="0"/>
          <w:sz w:val="22"/>
          <w:rPrChange w:id="1264" w:author="tcq" w:date="2011-06-17T22:53:00Z">
            <w:rPr>
              <w:rFonts w:ascii="Arial" w:eastAsia="宋体" w:hAnsi="Arial" w:cs="Arial"/>
              <w:color w:val="000099"/>
              <w:kern w:val="0"/>
              <w:sz w:val="22"/>
              <w:u w:val="single"/>
            </w:rPr>
          </w:rPrChange>
        </w:rPr>
        <w:fldChar w:fldCharType="end"/>
      </w:r>
    </w:p>
    <w:p w:rsidR="001D356F" w:rsidRPr="00380E6F" w:rsidRDefault="00007BCC"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r w:rsidRPr="00380E6F">
        <w:rPr>
          <w:rPrChange w:id="1265" w:author="tcq" w:date="2011-06-17T22:53:00Z">
            <w:rPr>
              <w:rFonts w:ascii="Arial" w:eastAsia="宋体" w:hAnsi="Arial" w:cs="Arial"/>
              <w:color w:val="000099"/>
              <w:kern w:val="0"/>
              <w:sz w:val="22"/>
              <w:u w:val="single"/>
            </w:rPr>
          </w:rPrChange>
        </w:rPr>
        <w:fldChar w:fldCharType="begin"/>
      </w:r>
      <w:r w:rsidRPr="00380E6F">
        <w:instrText xml:space="preserve"> HYPERLINK "http://www.wutianqi.com/" </w:instrText>
      </w:r>
      <w:r w:rsidRPr="00380E6F">
        <w:rPr>
          <w:rPrChange w:id="1266" w:author="tcq" w:date="2011-06-17T22:53:00Z">
            <w:rPr>
              <w:rFonts w:ascii="Arial" w:eastAsia="宋体" w:hAnsi="Arial" w:cs="Arial"/>
              <w:color w:val="000099"/>
              <w:kern w:val="0"/>
              <w:sz w:val="22"/>
              <w:u w:val="single"/>
            </w:rPr>
          </w:rPrChange>
        </w:rPr>
        <w:fldChar w:fldCharType="separate"/>
      </w:r>
      <w:r w:rsidR="00A14D46" w:rsidRPr="00380E6F">
        <w:rPr>
          <w:rFonts w:ascii="Arial" w:eastAsia="宋体" w:hAnsi="Arial" w:cs="Arial"/>
          <w:color w:val="000099"/>
          <w:kern w:val="0"/>
          <w:sz w:val="22"/>
          <w:rPrChange w:id="1267" w:author="tcq" w:date="2011-06-17T22:53:00Z">
            <w:rPr>
              <w:rFonts w:ascii="Arial" w:eastAsia="宋体" w:hAnsi="Arial" w:cs="Arial"/>
              <w:color w:val="000099"/>
              <w:kern w:val="0"/>
              <w:sz w:val="22"/>
              <w:u w:val="single"/>
            </w:rPr>
          </w:rPrChange>
        </w:rPr>
        <w:t>http://www.wutianqi.com/</w:t>
      </w:r>
      <w:r w:rsidRPr="00380E6F">
        <w:rPr>
          <w:rFonts w:ascii="Arial" w:eastAsia="宋体" w:hAnsi="Arial" w:cs="Arial"/>
          <w:color w:val="000099"/>
          <w:kern w:val="0"/>
          <w:sz w:val="22"/>
          <w:rPrChange w:id="1268" w:author="tcq" w:date="2011-06-17T22:53:00Z">
            <w:rPr>
              <w:rFonts w:ascii="Arial" w:eastAsia="宋体" w:hAnsi="Arial" w:cs="Arial"/>
              <w:color w:val="000099"/>
              <w:kern w:val="0"/>
              <w:sz w:val="22"/>
              <w:u w:val="single"/>
            </w:rPr>
          </w:rPrChange>
        </w:rPr>
        <w:fldChar w:fldCharType="end"/>
      </w:r>
    </w:p>
    <w:p w:rsidR="001D356F" w:rsidRPr="00380E6F" w:rsidRDefault="00007BCC"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r w:rsidRPr="00380E6F">
        <w:rPr>
          <w:rPrChange w:id="1269" w:author="tcq" w:date="2011-06-17T22:53:00Z">
            <w:rPr>
              <w:rFonts w:ascii="Arial" w:eastAsia="宋体" w:hAnsi="Arial" w:cs="Arial"/>
              <w:color w:val="000099"/>
              <w:kern w:val="0"/>
              <w:sz w:val="22"/>
              <w:u w:val="single"/>
            </w:rPr>
          </w:rPrChange>
        </w:rPr>
        <w:fldChar w:fldCharType="begin"/>
      </w:r>
      <w:r w:rsidRPr="00380E6F">
        <w:instrText xml:space="preserve"> HYPERLINK "http://www.cnblogs.com/timebug/" </w:instrText>
      </w:r>
      <w:r w:rsidRPr="00380E6F">
        <w:rPr>
          <w:rPrChange w:id="1270" w:author="tcq" w:date="2011-06-17T22:53:00Z">
            <w:rPr>
              <w:rFonts w:ascii="Arial" w:eastAsia="宋体" w:hAnsi="Arial" w:cs="Arial"/>
              <w:color w:val="000099"/>
              <w:kern w:val="0"/>
              <w:sz w:val="22"/>
              <w:u w:val="single"/>
            </w:rPr>
          </w:rPrChange>
        </w:rPr>
        <w:fldChar w:fldCharType="separate"/>
      </w:r>
      <w:r w:rsidR="00A14D46" w:rsidRPr="00380E6F">
        <w:rPr>
          <w:rFonts w:ascii="Arial" w:eastAsia="宋体" w:hAnsi="Arial" w:cs="Arial"/>
          <w:color w:val="000099"/>
          <w:kern w:val="0"/>
          <w:sz w:val="22"/>
          <w:rPrChange w:id="1271" w:author="tcq" w:date="2011-06-17T22:53:00Z">
            <w:rPr>
              <w:rFonts w:ascii="Arial" w:eastAsia="宋体" w:hAnsi="Arial" w:cs="Arial"/>
              <w:color w:val="000099"/>
              <w:kern w:val="0"/>
              <w:sz w:val="22"/>
              <w:u w:val="single"/>
            </w:rPr>
          </w:rPrChange>
        </w:rPr>
        <w:t>http://www.cnblogs.com/timebug/</w:t>
      </w:r>
      <w:r w:rsidRPr="00380E6F">
        <w:rPr>
          <w:rFonts w:ascii="Arial" w:eastAsia="宋体" w:hAnsi="Arial" w:cs="Arial"/>
          <w:color w:val="000099"/>
          <w:kern w:val="0"/>
          <w:sz w:val="22"/>
          <w:rPrChange w:id="1272" w:author="tcq" w:date="2011-06-17T22:53:00Z">
            <w:rPr>
              <w:rFonts w:ascii="Arial" w:eastAsia="宋体" w:hAnsi="Arial" w:cs="Arial"/>
              <w:color w:val="000099"/>
              <w:kern w:val="0"/>
              <w:sz w:val="22"/>
              <w:u w:val="single"/>
            </w:rPr>
          </w:rPrChange>
        </w:rPr>
        <w:fldChar w:fldCharType="end"/>
      </w:r>
    </w:p>
    <w:p w:rsidR="001D356F" w:rsidRPr="00380E6F" w:rsidDel="00C518CA" w:rsidRDefault="00007BCC">
      <w:pPr>
        <w:pStyle w:val="a3"/>
        <w:widowControl/>
        <w:numPr>
          <w:ilvl w:val="0"/>
          <w:numId w:val="23"/>
        </w:numPr>
        <w:spacing w:before="100" w:beforeAutospacing="1" w:after="100" w:afterAutospacing="1"/>
        <w:ind w:firstLineChars="0"/>
        <w:jc w:val="left"/>
        <w:textAlignment w:val="baseline"/>
        <w:rPr>
          <w:del w:id="1273" w:author="tcq" w:date="2011-06-17T22:49:00Z"/>
          <w:rStyle w:val="a5"/>
          <w:rFonts w:ascii="Arial" w:eastAsia="宋体" w:hAnsi="Arial" w:cs="Arial"/>
          <w:color w:val="000000"/>
          <w:kern w:val="0"/>
          <w:sz w:val="22"/>
          <w:u w:val="none"/>
          <w:rPrChange w:id="1274" w:author="tcq" w:date="2011-06-17T22:53:00Z">
            <w:rPr>
              <w:del w:id="1275" w:author="tcq" w:date="2011-06-17T22:49:00Z"/>
              <w:rStyle w:val="a5"/>
              <w:rFonts w:ascii="Arial" w:eastAsia="宋体" w:hAnsi="Arial" w:cs="Arial"/>
              <w:kern w:val="0"/>
              <w:sz w:val="22"/>
            </w:rPr>
          </w:rPrChange>
        </w:rPr>
      </w:pPr>
      <w:r w:rsidRPr="00380E6F">
        <w:rPr>
          <w:rPrChange w:id="1276" w:author="tcq" w:date="2011-06-17T22:53:00Z">
            <w:rPr>
              <w:rStyle w:val="a5"/>
              <w:rFonts w:ascii="Arial" w:eastAsia="宋体" w:hAnsi="Arial" w:cs="Arial"/>
              <w:kern w:val="0"/>
              <w:sz w:val="22"/>
            </w:rPr>
          </w:rPrChange>
        </w:rPr>
        <w:fldChar w:fldCharType="begin"/>
      </w:r>
      <w:r w:rsidRPr="00380E6F">
        <w:instrText xml:space="preserve"> HYPERLINK "http://blog.csdn.net/v_JULY_v/" </w:instrText>
      </w:r>
      <w:r w:rsidRPr="00380E6F">
        <w:rPr>
          <w:rPrChange w:id="1277" w:author="tcq" w:date="2011-06-17T22:53:00Z">
            <w:rPr>
              <w:rStyle w:val="a5"/>
              <w:rFonts w:ascii="Arial" w:eastAsia="宋体" w:hAnsi="Arial" w:cs="Arial"/>
              <w:kern w:val="0"/>
              <w:sz w:val="22"/>
            </w:rPr>
          </w:rPrChange>
        </w:rPr>
        <w:fldChar w:fldCharType="separate"/>
      </w:r>
      <w:bookmarkStart w:id="1278" w:name="_Ref295387247"/>
      <w:r w:rsidR="00DC24A6" w:rsidRPr="00380E6F">
        <w:rPr>
          <w:rStyle w:val="a5"/>
          <w:rFonts w:ascii="Arial" w:eastAsia="宋体" w:hAnsi="Arial" w:cs="Arial"/>
          <w:kern w:val="0"/>
          <w:sz w:val="22"/>
          <w:u w:val="none"/>
          <w:rPrChange w:id="1279" w:author="tcq" w:date="2011-06-17T22:53:00Z">
            <w:rPr>
              <w:rStyle w:val="a5"/>
              <w:rFonts w:ascii="Arial" w:eastAsia="宋体" w:hAnsi="Arial" w:cs="Arial"/>
              <w:kern w:val="0"/>
              <w:sz w:val="22"/>
            </w:rPr>
          </w:rPrChange>
        </w:rPr>
        <w:t>http://blog.csdn.net/v_JULY_v/</w:t>
      </w:r>
      <w:bookmarkEnd w:id="1278"/>
      <w:r w:rsidRPr="00380E6F">
        <w:rPr>
          <w:rStyle w:val="a5"/>
          <w:rFonts w:ascii="Arial" w:eastAsia="宋体" w:hAnsi="Arial" w:cs="Arial"/>
          <w:kern w:val="0"/>
          <w:sz w:val="22"/>
          <w:u w:val="none"/>
          <w:rPrChange w:id="1280" w:author="tcq" w:date="2011-06-17T22:53:00Z">
            <w:rPr>
              <w:rStyle w:val="a5"/>
              <w:rFonts w:ascii="Arial" w:eastAsia="宋体" w:hAnsi="Arial" w:cs="Arial"/>
              <w:kern w:val="0"/>
              <w:sz w:val="22"/>
            </w:rPr>
          </w:rPrChange>
        </w:rPr>
        <w:fldChar w:fldCharType="end"/>
      </w:r>
    </w:p>
    <w:p w:rsidR="00C518CA" w:rsidRPr="00380E6F" w:rsidRDefault="00C518CA">
      <w:pPr>
        <w:pStyle w:val="a3"/>
        <w:widowControl/>
        <w:numPr>
          <w:ilvl w:val="0"/>
          <w:numId w:val="23"/>
        </w:numPr>
        <w:spacing w:before="100" w:beforeAutospacing="1" w:after="100" w:afterAutospacing="1"/>
        <w:ind w:firstLineChars="0"/>
        <w:jc w:val="left"/>
        <w:textAlignment w:val="baseline"/>
        <w:rPr>
          <w:ins w:id="1281" w:author="tcq" w:date="2011-06-17T22:52:00Z"/>
          <w:rFonts w:ascii="Arial" w:eastAsia="宋体" w:hAnsi="Arial" w:cs="Arial"/>
          <w:color w:val="000000"/>
          <w:kern w:val="0"/>
          <w:sz w:val="22"/>
        </w:rPr>
      </w:pPr>
    </w:p>
    <w:p w:rsidR="001D356F" w:rsidRPr="00623420" w:rsidRDefault="00C518CA">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ins w:id="1282" w:author="tcq" w:date="2011-06-17T22:52:00Z">
        <w:r>
          <w:rPr>
            <w:rFonts w:ascii="Arial" w:eastAsia="宋体" w:hAnsi="Arial" w:cs="Arial" w:hint="eastAsia"/>
            <w:color w:val="000000"/>
            <w:kern w:val="0"/>
            <w:sz w:val="22"/>
          </w:rPr>
          <w:t>如有参考</w:t>
        </w:r>
      </w:ins>
      <w:ins w:id="1283" w:author="tcq" w:date="2011-06-17T22:53:00Z">
        <w:r w:rsidR="0099377A">
          <w:rPr>
            <w:rFonts w:ascii="Arial" w:eastAsia="宋体" w:hAnsi="Arial" w:cs="Arial" w:hint="eastAsia"/>
            <w:color w:val="000000"/>
            <w:kern w:val="0"/>
            <w:sz w:val="22"/>
          </w:rPr>
          <w:t>而</w:t>
        </w:r>
      </w:ins>
      <w:ins w:id="1284" w:author="tcq" w:date="2011-06-17T22:52:00Z">
        <w:r>
          <w:rPr>
            <w:rFonts w:ascii="Arial" w:eastAsia="宋体" w:hAnsi="Arial" w:cs="Arial" w:hint="eastAsia"/>
            <w:color w:val="000000"/>
            <w:kern w:val="0"/>
            <w:sz w:val="22"/>
          </w:rPr>
          <w:t>未能</w:t>
        </w:r>
        <w:r w:rsidR="006B105E">
          <w:rPr>
            <w:rFonts w:ascii="Arial" w:eastAsia="宋体" w:hAnsi="Arial" w:cs="Arial" w:hint="eastAsia"/>
            <w:color w:val="000000"/>
            <w:kern w:val="0"/>
            <w:sz w:val="22"/>
          </w:rPr>
          <w:t>引用</w:t>
        </w:r>
      </w:ins>
      <w:ins w:id="1285" w:author="tcq" w:date="2011-06-17T22:53:00Z">
        <w:r w:rsidR="00DF1836">
          <w:rPr>
            <w:rFonts w:ascii="Arial" w:eastAsia="宋体" w:hAnsi="Arial" w:cs="Arial" w:hint="eastAsia"/>
            <w:color w:val="000000"/>
            <w:kern w:val="0"/>
            <w:sz w:val="22"/>
          </w:rPr>
          <w:t>的</w:t>
        </w:r>
      </w:ins>
      <w:ins w:id="1286" w:author="tcq" w:date="2011-06-17T22:52:00Z">
        <w:r w:rsidR="006B105E">
          <w:rPr>
            <w:rFonts w:ascii="Arial" w:eastAsia="宋体" w:hAnsi="Arial" w:cs="Arial" w:hint="eastAsia"/>
            <w:color w:val="000000"/>
            <w:kern w:val="0"/>
            <w:sz w:val="22"/>
          </w:rPr>
          <w:t>，深</w:t>
        </w:r>
      </w:ins>
      <w:ins w:id="1287" w:author="tcq" w:date="2011-06-17T22:53:00Z">
        <w:r w:rsidR="006B105E">
          <w:rPr>
            <w:rFonts w:ascii="Arial" w:eastAsia="宋体" w:hAnsi="Arial" w:cs="Arial" w:hint="eastAsia"/>
            <w:color w:val="000000"/>
            <w:kern w:val="0"/>
            <w:sz w:val="22"/>
          </w:rPr>
          <w:t>表</w:t>
        </w:r>
        <w:r w:rsidR="00342BE6">
          <w:rPr>
            <w:rFonts w:ascii="Arial" w:eastAsia="宋体" w:hAnsi="Arial" w:cs="Arial" w:hint="eastAsia"/>
            <w:color w:val="000000"/>
            <w:kern w:val="0"/>
            <w:sz w:val="22"/>
          </w:rPr>
          <w:t>感谢与</w:t>
        </w:r>
      </w:ins>
      <w:ins w:id="1288" w:author="tcq" w:date="2011-06-17T22:52:00Z">
        <w:r>
          <w:rPr>
            <w:rFonts w:ascii="Arial" w:eastAsia="宋体" w:hAnsi="Arial" w:cs="Arial" w:hint="eastAsia"/>
            <w:color w:val="000000"/>
            <w:kern w:val="0"/>
            <w:sz w:val="22"/>
          </w:rPr>
          <w:t>歉意！</w:t>
        </w:r>
      </w:ins>
    </w:p>
    <w:p w:rsidR="001D356F" w:rsidRDefault="001D356F" w:rsidP="00C249EB"/>
    <w:p w:rsidR="001D356F" w:rsidRDefault="001D356F" w:rsidP="00C249EB"/>
    <w:p w:rsidR="001D356F" w:rsidRDefault="001D356F" w:rsidP="00C249EB"/>
    <w:p w:rsidR="00ED0D62" w:rsidRDefault="00ED0D62" w:rsidP="00C249EB"/>
    <w:sectPr w:rsidR="00ED0D62" w:rsidSect="00B556EF">
      <w:pgSz w:w="11906" w:h="16838"/>
      <w:pgMar w:top="284" w:right="140" w:bottom="284" w:left="142"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B4D" w:rsidRDefault="002C4B4D" w:rsidP="005735BE">
      <w:r>
        <w:separator/>
      </w:r>
    </w:p>
  </w:endnote>
  <w:endnote w:type="continuationSeparator" w:id="0">
    <w:p w:rsidR="002C4B4D" w:rsidRDefault="002C4B4D" w:rsidP="00573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B4D" w:rsidRDefault="002C4B4D" w:rsidP="005735BE">
      <w:r>
        <w:separator/>
      </w:r>
    </w:p>
  </w:footnote>
  <w:footnote w:type="continuationSeparator" w:id="0">
    <w:p w:rsidR="002C4B4D" w:rsidRDefault="002C4B4D" w:rsidP="005735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D345D"/>
    <w:multiLevelType w:val="hybridMultilevel"/>
    <w:tmpl w:val="326E0B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295940"/>
    <w:multiLevelType w:val="hybridMultilevel"/>
    <w:tmpl w:val="7BCE1EF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B3158"/>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AE1A96"/>
    <w:multiLevelType w:val="hybridMultilevel"/>
    <w:tmpl w:val="381034D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E42DD5"/>
    <w:multiLevelType w:val="hybridMultilevel"/>
    <w:tmpl w:val="22E613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7A2519"/>
    <w:multiLevelType w:val="hybridMultilevel"/>
    <w:tmpl w:val="C010BCD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nsid w:val="11191E22"/>
    <w:multiLevelType w:val="hybridMultilevel"/>
    <w:tmpl w:val="7CB837E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69405C"/>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840E1F"/>
    <w:multiLevelType w:val="hybridMultilevel"/>
    <w:tmpl w:val="C10695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8A7C4F"/>
    <w:multiLevelType w:val="multilevel"/>
    <w:tmpl w:val="7812EE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0">
    <w:nsid w:val="21667269"/>
    <w:multiLevelType w:val="hybridMultilevel"/>
    <w:tmpl w:val="F5F2EC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E6109A"/>
    <w:multiLevelType w:val="hybridMultilevel"/>
    <w:tmpl w:val="49AA8C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5A5B59"/>
    <w:multiLevelType w:val="hybridMultilevel"/>
    <w:tmpl w:val="4D30B2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125A05"/>
    <w:multiLevelType w:val="hybridMultilevel"/>
    <w:tmpl w:val="7AA45D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145EC8"/>
    <w:multiLevelType w:val="hybridMultilevel"/>
    <w:tmpl w:val="0B1E0314"/>
    <w:lvl w:ilvl="0" w:tplc="0409000F">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FC114C"/>
    <w:multiLevelType w:val="multilevel"/>
    <w:tmpl w:val="9C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B9408B"/>
    <w:multiLevelType w:val="hybridMultilevel"/>
    <w:tmpl w:val="92A078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834E25"/>
    <w:multiLevelType w:val="hybridMultilevel"/>
    <w:tmpl w:val="560EE7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14E01C1"/>
    <w:multiLevelType w:val="hybridMultilevel"/>
    <w:tmpl w:val="0F50BB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90300"/>
    <w:multiLevelType w:val="hybridMultilevel"/>
    <w:tmpl w:val="A1FE192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683516A"/>
    <w:multiLevelType w:val="hybridMultilevel"/>
    <w:tmpl w:val="2876BA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A96D32"/>
    <w:multiLevelType w:val="hybridMultilevel"/>
    <w:tmpl w:val="AD925C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5FE3380"/>
    <w:multiLevelType w:val="hybridMultilevel"/>
    <w:tmpl w:val="0180E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635E5E"/>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0E683E"/>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BC32D2"/>
    <w:multiLevelType w:val="multilevel"/>
    <w:tmpl w:val="D814F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CB65D2"/>
    <w:multiLevelType w:val="hybridMultilevel"/>
    <w:tmpl w:val="DC3A1B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4CC42DD"/>
    <w:multiLevelType w:val="hybridMultilevel"/>
    <w:tmpl w:val="B0ECF3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941376B"/>
    <w:multiLevelType w:val="hybridMultilevel"/>
    <w:tmpl w:val="9482D130"/>
    <w:lvl w:ilvl="0" w:tplc="B3F8E410">
      <w:start w:val="1"/>
      <w:numFmt w:val="decimal"/>
      <w:lvlText w:val="[%1]"/>
      <w:lvlJc w:val="left"/>
      <w:pPr>
        <w:ind w:left="779" w:hanging="420"/>
      </w:pPr>
      <w:rPr>
        <w:rFonts w:hint="eastAsia"/>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9">
    <w:nsid w:val="76E616AF"/>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7066B44"/>
    <w:multiLevelType w:val="hybridMultilevel"/>
    <w:tmpl w:val="9F6C9AB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8996561"/>
    <w:multiLevelType w:val="hybridMultilevel"/>
    <w:tmpl w:val="125A62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98231B8"/>
    <w:multiLevelType w:val="hybridMultilevel"/>
    <w:tmpl w:val="5C78EC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9D47F14"/>
    <w:multiLevelType w:val="hybridMultilevel"/>
    <w:tmpl w:val="EC3654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A387BD5"/>
    <w:multiLevelType w:val="hybridMultilevel"/>
    <w:tmpl w:val="D8F24C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7"/>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4">
    <w:abstractNumId w:val="7"/>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5">
    <w:abstractNumId w:val="7"/>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6">
    <w:abstractNumId w:val="23"/>
  </w:num>
  <w:num w:numId="7">
    <w:abstractNumId w:val="2"/>
  </w:num>
  <w:num w:numId="8">
    <w:abstractNumId w:val="7"/>
    <w:lvlOverride w:ilvl="0">
      <w:lvl w:ilvl="0">
        <w:start w:val="1"/>
        <w:numFmt w:val="decimal"/>
        <w:lvlText w:val="%1."/>
        <w:lvlJc w:val="left"/>
        <w:pPr>
          <w:ind w:left="420" w:hanging="420"/>
        </w:p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9">
    <w:abstractNumId w:val="25"/>
  </w:num>
  <w:num w:numId="10">
    <w:abstractNumId w:val="17"/>
  </w:num>
  <w:num w:numId="11">
    <w:abstractNumId w:val="10"/>
  </w:num>
  <w:num w:numId="12">
    <w:abstractNumId w:val="30"/>
  </w:num>
  <w:num w:numId="13">
    <w:abstractNumId w:val="12"/>
  </w:num>
  <w:num w:numId="14">
    <w:abstractNumId w:val="27"/>
  </w:num>
  <w:num w:numId="15">
    <w:abstractNumId w:val="8"/>
  </w:num>
  <w:num w:numId="16">
    <w:abstractNumId w:val="20"/>
  </w:num>
  <w:num w:numId="17">
    <w:abstractNumId w:val="18"/>
  </w:num>
  <w:num w:numId="18">
    <w:abstractNumId w:val="13"/>
  </w:num>
  <w:num w:numId="19">
    <w:abstractNumId w:val="3"/>
  </w:num>
  <w:num w:numId="20">
    <w:abstractNumId w:val="34"/>
  </w:num>
  <w:num w:numId="21">
    <w:abstractNumId w:val="21"/>
  </w:num>
  <w:num w:numId="22">
    <w:abstractNumId w:val="16"/>
  </w:num>
  <w:num w:numId="23">
    <w:abstractNumId w:val="28"/>
  </w:num>
  <w:num w:numId="24">
    <w:abstractNumId w:val="14"/>
  </w:num>
  <w:num w:numId="25">
    <w:abstractNumId w:val="1"/>
  </w:num>
  <w:num w:numId="26">
    <w:abstractNumId w:val="19"/>
  </w:num>
  <w:num w:numId="27">
    <w:abstractNumId w:val="0"/>
  </w:num>
  <w:num w:numId="28">
    <w:abstractNumId w:val="32"/>
  </w:num>
  <w:num w:numId="29">
    <w:abstractNumId w:val="11"/>
  </w:num>
  <w:num w:numId="30">
    <w:abstractNumId w:val="4"/>
  </w:num>
  <w:num w:numId="31">
    <w:abstractNumId w:val="6"/>
  </w:num>
  <w:num w:numId="32">
    <w:abstractNumId w:val="15"/>
  </w:num>
  <w:num w:numId="33">
    <w:abstractNumId w:val="24"/>
  </w:num>
  <w:num w:numId="34">
    <w:abstractNumId w:val="29"/>
  </w:num>
  <w:num w:numId="35">
    <w:abstractNumId w:val="26"/>
  </w:num>
  <w:num w:numId="36">
    <w:abstractNumId w:val="5"/>
  </w:num>
  <w:num w:numId="37">
    <w:abstractNumId w:val="22"/>
  </w:num>
  <w:num w:numId="38">
    <w:abstractNumId w:val="33"/>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revisionView w:markup="0"/>
  <w:trackRevision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6B5"/>
    <w:rsid w:val="00000E60"/>
    <w:rsid w:val="00001105"/>
    <w:rsid w:val="00002F2E"/>
    <w:rsid w:val="0000795B"/>
    <w:rsid w:val="00007BCC"/>
    <w:rsid w:val="00024711"/>
    <w:rsid w:val="0002579D"/>
    <w:rsid w:val="00026E87"/>
    <w:rsid w:val="000353BB"/>
    <w:rsid w:val="000430CE"/>
    <w:rsid w:val="00052DB6"/>
    <w:rsid w:val="00061D94"/>
    <w:rsid w:val="00066E68"/>
    <w:rsid w:val="0007239A"/>
    <w:rsid w:val="000725A5"/>
    <w:rsid w:val="000765A9"/>
    <w:rsid w:val="00086EEA"/>
    <w:rsid w:val="000951AA"/>
    <w:rsid w:val="000A068F"/>
    <w:rsid w:val="000A2CCD"/>
    <w:rsid w:val="000A4D76"/>
    <w:rsid w:val="000A5617"/>
    <w:rsid w:val="000A5AC9"/>
    <w:rsid w:val="000A6BA5"/>
    <w:rsid w:val="000C7B1F"/>
    <w:rsid w:val="000D040E"/>
    <w:rsid w:val="000D16E4"/>
    <w:rsid w:val="000D3C5C"/>
    <w:rsid w:val="000D7E39"/>
    <w:rsid w:val="000F20D9"/>
    <w:rsid w:val="000F32DB"/>
    <w:rsid w:val="000F5C47"/>
    <w:rsid w:val="0010485E"/>
    <w:rsid w:val="00104BA3"/>
    <w:rsid w:val="0011643D"/>
    <w:rsid w:val="0012280B"/>
    <w:rsid w:val="001307FC"/>
    <w:rsid w:val="00133D6B"/>
    <w:rsid w:val="0014641B"/>
    <w:rsid w:val="00151177"/>
    <w:rsid w:val="00152EC1"/>
    <w:rsid w:val="001559D2"/>
    <w:rsid w:val="001625B0"/>
    <w:rsid w:val="001632AB"/>
    <w:rsid w:val="001703DB"/>
    <w:rsid w:val="00171301"/>
    <w:rsid w:val="001741D7"/>
    <w:rsid w:val="0018670E"/>
    <w:rsid w:val="001926DA"/>
    <w:rsid w:val="001A0F50"/>
    <w:rsid w:val="001B03B8"/>
    <w:rsid w:val="001C2D43"/>
    <w:rsid w:val="001C2E0A"/>
    <w:rsid w:val="001C32A8"/>
    <w:rsid w:val="001C4AD5"/>
    <w:rsid w:val="001D356F"/>
    <w:rsid w:val="001D717A"/>
    <w:rsid w:val="001E4D65"/>
    <w:rsid w:val="001E5141"/>
    <w:rsid w:val="001F2FE3"/>
    <w:rsid w:val="001F5E8A"/>
    <w:rsid w:val="00203E4B"/>
    <w:rsid w:val="00204DD4"/>
    <w:rsid w:val="00204DE2"/>
    <w:rsid w:val="0021504D"/>
    <w:rsid w:val="002239F7"/>
    <w:rsid w:val="00225A70"/>
    <w:rsid w:val="00230DFB"/>
    <w:rsid w:val="00232FB6"/>
    <w:rsid w:val="00236BA9"/>
    <w:rsid w:val="0024290E"/>
    <w:rsid w:val="00243BB7"/>
    <w:rsid w:val="00251CD1"/>
    <w:rsid w:val="002532E1"/>
    <w:rsid w:val="00255607"/>
    <w:rsid w:val="00256127"/>
    <w:rsid w:val="002563C6"/>
    <w:rsid w:val="00256ECE"/>
    <w:rsid w:val="00261073"/>
    <w:rsid w:val="00261712"/>
    <w:rsid w:val="0026258C"/>
    <w:rsid w:val="00264E3B"/>
    <w:rsid w:val="00276133"/>
    <w:rsid w:val="002778A1"/>
    <w:rsid w:val="00285AA2"/>
    <w:rsid w:val="00285EE4"/>
    <w:rsid w:val="00292E26"/>
    <w:rsid w:val="0029355C"/>
    <w:rsid w:val="002A1C94"/>
    <w:rsid w:val="002A5497"/>
    <w:rsid w:val="002B6F6D"/>
    <w:rsid w:val="002C058B"/>
    <w:rsid w:val="002C0DBD"/>
    <w:rsid w:val="002C4B4D"/>
    <w:rsid w:val="002D01E2"/>
    <w:rsid w:val="002D3E64"/>
    <w:rsid w:val="002E1CFB"/>
    <w:rsid w:val="002E2CC5"/>
    <w:rsid w:val="002E33F6"/>
    <w:rsid w:val="002E4263"/>
    <w:rsid w:val="002F12BC"/>
    <w:rsid w:val="002F34A1"/>
    <w:rsid w:val="002F3844"/>
    <w:rsid w:val="002F6F80"/>
    <w:rsid w:val="00300917"/>
    <w:rsid w:val="00300EF3"/>
    <w:rsid w:val="00301B9A"/>
    <w:rsid w:val="00301DF8"/>
    <w:rsid w:val="00312C68"/>
    <w:rsid w:val="0031418C"/>
    <w:rsid w:val="00321DDD"/>
    <w:rsid w:val="00326EF1"/>
    <w:rsid w:val="00331DEB"/>
    <w:rsid w:val="003350FC"/>
    <w:rsid w:val="00335235"/>
    <w:rsid w:val="0034135B"/>
    <w:rsid w:val="00342BE6"/>
    <w:rsid w:val="00343FF8"/>
    <w:rsid w:val="00347830"/>
    <w:rsid w:val="00347DE9"/>
    <w:rsid w:val="00355F98"/>
    <w:rsid w:val="00366192"/>
    <w:rsid w:val="00367D38"/>
    <w:rsid w:val="00372BF1"/>
    <w:rsid w:val="003736D3"/>
    <w:rsid w:val="0037479A"/>
    <w:rsid w:val="00380E6F"/>
    <w:rsid w:val="00390659"/>
    <w:rsid w:val="003A058D"/>
    <w:rsid w:val="003C11C3"/>
    <w:rsid w:val="003C6996"/>
    <w:rsid w:val="003C7746"/>
    <w:rsid w:val="003D686C"/>
    <w:rsid w:val="003D75F1"/>
    <w:rsid w:val="003E191F"/>
    <w:rsid w:val="003E2F7F"/>
    <w:rsid w:val="003E3A71"/>
    <w:rsid w:val="003F0F2E"/>
    <w:rsid w:val="00405957"/>
    <w:rsid w:val="00405B65"/>
    <w:rsid w:val="00423B6A"/>
    <w:rsid w:val="00423BD7"/>
    <w:rsid w:val="004260D3"/>
    <w:rsid w:val="00427E4B"/>
    <w:rsid w:val="00431109"/>
    <w:rsid w:val="00434761"/>
    <w:rsid w:val="0044125C"/>
    <w:rsid w:val="00441AA6"/>
    <w:rsid w:val="00444BB5"/>
    <w:rsid w:val="00457F03"/>
    <w:rsid w:val="00463372"/>
    <w:rsid w:val="0046606F"/>
    <w:rsid w:val="00466B53"/>
    <w:rsid w:val="004748A4"/>
    <w:rsid w:val="00477D17"/>
    <w:rsid w:val="00477F0D"/>
    <w:rsid w:val="00480E5F"/>
    <w:rsid w:val="00481056"/>
    <w:rsid w:val="00491999"/>
    <w:rsid w:val="004A7BB4"/>
    <w:rsid w:val="004B0C3A"/>
    <w:rsid w:val="004B5B8C"/>
    <w:rsid w:val="004B6DEA"/>
    <w:rsid w:val="004C5705"/>
    <w:rsid w:val="004C6D58"/>
    <w:rsid w:val="004D4B0C"/>
    <w:rsid w:val="004D5BD9"/>
    <w:rsid w:val="004E0EBE"/>
    <w:rsid w:val="004F19E2"/>
    <w:rsid w:val="004F1D9C"/>
    <w:rsid w:val="004F3A9D"/>
    <w:rsid w:val="004F3BC8"/>
    <w:rsid w:val="00505088"/>
    <w:rsid w:val="00517B2A"/>
    <w:rsid w:val="00532D98"/>
    <w:rsid w:val="00547990"/>
    <w:rsid w:val="005526E5"/>
    <w:rsid w:val="005569C9"/>
    <w:rsid w:val="005606C8"/>
    <w:rsid w:val="00565F74"/>
    <w:rsid w:val="00567C25"/>
    <w:rsid w:val="00572F5A"/>
    <w:rsid w:val="005735BE"/>
    <w:rsid w:val="00577D96"/>
    <w:rsid w:val="00581860"/>
    <w:rsid w:val="005829ED"/>
    <w:rsid w:val="00583608"/>
    <w:rsid w:val="005846DB"/>
    <w:rsid w:val="00585DED"/>
    <w:rsid w:val="00592234"/>
    <w:rsid w:val="00594E6C"/>
    <w:rsid w:val="005B4857"/>
    <w:rsid w:val="005C6521"/>
    <w:rsid w:val="005D2089"/>
    <w:rsid w:val="005D2C72"/>
    <w:rsid w:val="005D3F76"/>
    <w:rsid w:val="005D53ED"/>
    <w:rsid w:val="005E0638"/>
    <w:rsid w:val="00613461"/>
    <w:rsid w:val="00623420"/>
    <w:rsid w:val="00630B47"/>
    <w:rsid w:val="00633C10"/>
    <w:rsid w:val="00636DC3"/>
    <w:rsid w:val="00640204"/>
    <w:rsid w:val="0064502D"/>
    <w:rsid w:val="006450A0"/>
    <w:rsid w:val="00645398"/>
    <w:rsid w:val="006466C2"/>
    <w:rsid w:val="0064684D"/>
    <w:rsid w:val="0064763F"/>
    <w:rsid w:val="00647803"/>
    <w:rsid w:val="00654194"/>
    <w:rsid w:val="00665066"/>
    <w:rsid w:val="00672371"/>
    <w:rsid w:val="006762ED"/>
    <w:rsid w:val="006811FA"/>
    <w:rsid w:val="00685A79"/>
    <w:rsid w:val="00690335"/>
    <w:rsid w:val="00692CBA"/>
    <w:rsid w:val="00696C8F"/>
    <w:rsid w:val="00696ECA"/>
    <w:rsid w:val="006A5D28"/>
    <w:rsid w:val="006A6AB7"/>
    <w:rsid w:val="006B105E"/>
    <w:rsid w:val="006B22E8"/>
    <w:rsid w:val="006B3AF8"/>
    <w:rsid w:val="006C0712"/>
    <w:rsid w:val="006C28B9"/>
    <w:rsid w:val="006C3883"/>
    <w:rsid w:val="006C499E"/>
    <w:rsid w:val="006D133E"/>
    <w:rsid w:val="006F46DE"/>
    <w:rsid w:val="006F788D"/>
    <w:rsid w:val="00702635"/>
    <w:rsid w:val="007075C5"/>
    <w:rsid w:val="00714916"/>
    <w:rsid w:val="00716E56"/>
    <w:rsid w:val="0072217B"/>
    <w:rsid w:val="00723555"/>
    <w:rsid w:val="007264C8"/>
    <w:rsid w:val="0073317B"/>
    <w:rsid w:val="00735CFF"/>
    <w:rsid w:val="0074038E"/>
    <w:rsid w:val="007405B9"/>
    <w:rsid w:val="00740B99"/>
    <w:rsid w:val="007412D6"/>
    <w:rsid w:val="007417B0"/>
    <w:rsid w:val="007452CA"/>
    <w:rsid w:val="00750706"/>
    <w:rsid w:val="00753229"/>
    <w:rsid w:val="0075437B"/>
    <w:rsid w:val="007548B3"/>
    <w:rsid w:val="00757F78"/>
    <w:rsid w:val="00764806"/>
    <w:rsid w:val="007660D8"/>
    <w:rsid w:val="0076749C"/>
    <w:rsid w:val="00775BD7"/>
    <w:rsid w:val="00777ED6"/>
    <w:rsid w:val="00786659"/>
    <w:rsid w:val="00787DD7"/>
    <w:rsid w:val="0079497D"/>
    <w:rsid w:val="00797A2B"/>
    <w:rsid w:val="007A1BCF"/>
    <w:rsid w:val="007A46FD"/>
    <w:rsid w:val="007A49E2"/>
    <w:rsid w:val="007B57FE"/>
    <w:rsid w:val="007C1DE9"/>
    <w:rsid w:val="007C5F93"/>
    <w:rsid w:val="007D04E8"/>
    <w:rsid w:val="007D56CB"/>
    <w:rsid w:val="007D77D1"/>
    <w:rsid w:val="007F10BB"/>
    <w:rsid w:val="007F1320"/>
    <w:rsid w:val="007F3ED3"/>
    <w:rsid w:val="007F7EDD"/>
    <w:rsid w:val="0080187B"/>
    <w:rsid w:val="00801883"/>
    <w:rsid w:val="00801D6E"/>
    <w:rsid w:val="00812279"/>
    <w:rsid w:val="00815C94"/>
    <w:rsid w:val="00824932"/>
    <w:rsid w:val="00827A03"/>
    <w:rsid w:val="008413E1"/>
    <w:rsid w:val="00846AB6"/>
    <w:rsid w:val="00854C28"/>
    <w:rsid w:val="00863998"/>
    <w:rsid w:val="0086594F"/>
    <w:rsid w:val="0087111E"/>
    <w:rsid w:val="008868FA"/>
    <w:rsid w:val="00887F93"/>
    <w:rsid w:val="00892D3A"/>
    <w:rsid w:val="00894B7E"/>
    <w:rsid w:val="008C5EF0"/>
    <w:rsid w:val="008D33C3"/>
    <w:rsid w:val="008D34EE"/>
    <w:rsid w:val="008D57DD"/>
    <w:rsid w:val="008F2308"/>
    <w:rsid w:val="009148C1"/>
    <w:rsid w:val="0091778D"/>
    <w:rsid w:val="009224CC"/>
    <w:rsid w:val="0093131C"/>
    <w:rsid w:val="0093213C"/>
    <w:rsid w:val="0093298A"/>
    <w:rsid w:val="00936B17"/>
    <w:rsid w:val="0094345D"/>
    <w:rsid w:val="009468D1"/>
    <w:rsid w:val="00952163"/>
    <w:rsid w:val="00953983"/>
    <w:rsid w:val="0095554D"/>
    <w:rsid w:val="00961E26"/>
    <w:rsid w:val="00971E97"/>
    <w:rsid w:val="009845D6"/>
    <w:rsid w:val="009854FE"/>
    <w:rsid w:val="009904D0"/>
    <w:rsid w:val="009907B1"/>
    <w:rsid w:val="0099377A"/>
    <w:rsid w:val="00994D03"/>
    <w:rsid w:val="009A09A6"/>
    <w:rsid w:val="009A3D93"/>
    <w:rsid w:val="009B0573"/>
    <w:rsid w:val="009B1EDA"/>
    <w:rsid w:val="009B7E0A"/>
    <w:rsid w:val="009C2AE8"/>
    <w:rsid w:val="009C745B"/>
    <w:rsid w:val="009D6368"/>
    <w:rsid w:val="009E4E41"/>
    <w:rsid w:val="009E5E53"/>
    <w:rsid w:val="009F358F"/>
    <w:rsid w:val="009F3DDD"/>
    <w:rsid w:val="00A00B44"/>
    <w:rsid w:val="00A02534"/>
    <w:rsid w:val="00A063AB"/>
    <w:rsid w:val="00A144AF"/>
    <w:rsid w:val="00A14D46"/>
    <w:rsid w:val="00A33212"/>
    <w:rsid w:val="00A3329E"/>
    <w:rsid w:val="00A333AC"/>
    <w:rsid w:val="00A34999"/>
    <w:rsid w:val="00A4064D"/>
    <w:rsid w:val="00A429DE"/>
    <w:rsid w:val="00A43223"/>
    <w:rsid w:val="00A47339"/>
    <w:rsid w:val="00A5352C"/>
    <w:rsid w:val="00A53AA6"/>
    <w:rsid w:val="00A56983"/>
    <w:rsid w:val="00A57421"/>
    <w:rsid w:val="00A60122"/>
    <w:rsid w:val="00A7254E"/>
    <w:rsid w:val="00A726C7"/>
    <w:rsid w:val="00A76FBF"/>
    <w:rsid w:val="00A776A1"/>
    <w:rsid w:val="00A841B7"/>
    <w:rsid w:val="00A942A5"/>
    <w:rsid w:val="00AA3E50"/>
    <w:rsid w:val="00AA6DC5"/>
    <w:rsid w:val="00AC18A6"/>
    <w:rsid w:val="00AD162D"/>
    <w:rsid w:val="00AD76A3"/>
    <w:rsid w:val="00AE2242"/>
    <w:rsid w:val="00AE3C6A"/>
    <w:rsid w:val="00AE6813"/>
    <w:rsid w:val="00AF047C"/>
    <w:rsid w:val="00AF07F7"/>
    <w:rsid w:val="00AF0AC0"/>
    <w:rsid w:val="00B032EA"/>
    <w:rsid w:val="00B04406"/>
    <w:rsid w:val="00B04FC3"/>
    <w:rsid w:val="00B07D73"/>
    <w:rsid w:val="00B21AB2"/>
    <w:rsid w:val="00B21E05"/>
    <w:rsid w:val="00B26784"/>
    <w:rsid w:val="00B308BB"/>
    <w:rsid w:val="00B31797"/>
    <w:rsid w:val="00B34703"/>
    <w:rsid w:val="00B350D4"/>
    <w:rsid w:val="00B35957"/>
    <w:rsid w:val="00B42971"/>
    <w:rsid w:val="00B528EF"/>
    <w:rsid w:val="00B53C9B"/>
    <w:rsid w:val="00B53E27"/>
    <w:rsid w:val="00B556EF"/>
    <w:rsid w:val="00B5642E"/>
    <w:rsid w:val="00B637EB"/>
    <w:rsid w:val="00B64579"/>
    <w:rsid w:val="00B72D57"/>
    <w:rsid w:val="00B73C72"/>
    <w:rsid w:val="00B75FB9"/>
    <w:rsid w:val="00B91C12"/>
    <w:rsid w:val="00B95857"/>
    <w:rsid w:val="00B95B5A"/>
    <w:rsid w:val="00B95FF7"/>
    <w:rsid w:val="00BB1000"/>
    <w:rsid w:val="00BB3FDD"/>
    <w:rsid w:val="00BB7823"/>
    <w:rsid w:val="00BB7D38"/>
    <w:rsid w:val="00BB7EAC"/>
    <w:rsid w:val="00BC592C"/>
    <w:rsid w:val="00BC6931"/>
    <w:rsid w:val="00BD155B"/>
    <w:rsid w:val="00BD21B7"/>
    <w:rsid w:val="00BD7905"/>
    <w:rsid w:val="00BE5060"/>
    <w:rsid w:val="00BE5F34"/>
    <w:rsid w:val="00BF758B"/>
    <w:rsid w:val="00C031F2"/>
    <w:rsid w:val="00C10BE2"/>
    <w:rsid w:val="00C204D5"/>
    <w:rsid w:val="00C22D44"/>
    <w:rsid w:val="00C249EB"/>
    <w:rsid w:val="00C40FB0"/>
    <w:rsid w:val="00C4112B"/>
    <w:rsid w:val="00C44D3F"/>
    <w:rsid w:val="00C4671D"/>
    <w:rsid w:val="00C518CA"/>
    <w:rsid w:val="00C52B5B"/>
    <w:rsid w:val="00C5356B"/>
    <w:rsid w:val="00C6059A"/>
    <w:rsid w:val="00C6089E"/>
    <w:rsid w:val="00C630BA"/>
    <w:rsid w:val="00C656CE"/>
    <w:rsid w:val="00C65D8F"/>
    <w:rsid w:val="00C71ADA"/>
    <w:rsid w:val="00C7260E"/>
    <w:rsid w:val="00C73420"/>
    <w:rsid w:val="00C77E54"/>
    <w:rsid w:val="00C93066"/>
    <w:rsid w:val="00C933E7"/>
    <w:rsid w:val="00C94A23"/>
    <w:rsid w:val="00C95C19"/>
    <w:rsid w:val="00CA1ED7"/>
    <w:rsid w:val="00CA7983"/>
    <w:rsid w:val="00CA7A3E"/>
    <w:rsid w:val="00CB486E"/>
    <w:rsid w:val="00CB4EDF"/>
    <w:rsid w:val="00CD069F"/>
    <w:rsid w:val="00CD0FF3"/>
    <w:rsid w:val="00CE7273"/>
    <w:rsid w:val="00CE79E4"/>
    <w:rsid w:val="00D05E6D"/>
    <w:rsid w:val="00D06523"/>
    <w:rsid w:val="00D147F7"/>
    <w:rsid w:val="00D15629"/>
    <w:rsid w:val="00D1652D"/>
    <w:rsid w:val="00D2043E"/>
    <w:rsid w:val="00D21E27"/>
    <w:rsid w:val="00D31A77"/>
    <w:rsid w:val="00D32651"/>
    <w:rsid w:val="00D36E8C"/>
    <w:rsid w:val="00D40DE2"/>
    <w:rsid w:val="00D41304"/>
    <w:rsid w:val="00D449C5"/>
    <w:rsid w:val="00D4777B"/>
    <w:rsid w:val="00D47EA8"/>
    <w:rsid w:val="00D516B5"/>
    <w:rsid w:val="00D6261C"/>
    <w:rsid w:val="00D62743"/>
    <w:rsid w:val="00D732B1"/>
    <w:rsid w:val="00D82561"/>
    <w:rsid w:val="00D87562"/>
    <w:rsid w:val="00D90D14"/>
    <w:rsid w:val="00D91969"/>
    <w:rsid w:val="00D92B2F"/>
    <w:rsid w:val="00D9660A"/>
    <w:rsid w:val="00D978E7"/>
    <w:rsid w:val="00DA1456"/>
    <w:rsid w:val="00DA237C"/>
    <w:rsid w:val="00DB005F"/>
    <w:rsid w:val="00DB3853"/>
    <w:rsid w:val="00DC1E84"/>
    <w:rsid w:val="00DC24A6"/>
    <w:rsid w:val="00DC3DEB"/>
    <w:rsid w:val="00DC43D6"/>
    <w:rsid w:val="00DC7651"/>
    <w:rsid w:val="00DD1EFC"/>
    <w:rsid w:val="00DE288A"/>
    <w:rsid w:val="00DE67DC"/>
    <w:rsid w:val="00DF17BA"/>
    <w:rsid w:val="00DF1836"/>
    <w:rsid w:val="00DF3343"/>
    <w:rsid w:val="00E02D45"/>
    <w:rsid w:val="00E07724"/>
    <w:rsid w:val="00E101DE"/>
    <w:rsid w:val="00E2251A"/>
    <w:rsid w:val="00E2541F"/>
    <w:rsid w:val="00E3125C"/>
    <w:rsid w:val="00E31B93"/>
    <w:rsid w:val="00E33225"/>
    <w:rsid w:val="00E36111"/>
    <w:rsid w:val="00E40F30"/>
    <w:rsid w:val="00E553F9"/>
    <w:rsid w:val="00E55D05"/>
    <w:rsid w:val="00E57243"/>
    <w:rsid w:val="00E60AB8"/>
    <w:rsid w:val="00E61DC0"/>
    <w:rsid w:val="00E6690A"/>
    <w:rsid w:val="00E7351B"/>
    <w:rsid w:val="00E778AD"/>
    <w:rsid w:val="00E828D8"/>
    <w:rsid w:val="00E87C1D"/>
    <w:rsid w:val="00E945F7"/>
    <w:rsid w:val="00E965EA"/>
    <w:rsid w:val="00E96969"/>
    <w:rsid w:val="00EA1800"/>
    <w:rsid w:val="00EA4184"/>
    <w:rsid w:val="00EB09C3"/>
    <w:rsid w:val="00EB16F4"/>
    <w:rsid w:val="00EB1B36"/>
    <w:rsid w:val="00EC172C"/>
    <w:rsid w:val="00EC1E60"/>
    <w:rsid w:val="00EC235B"/>
    <w:rsid w:val="00EC357A"/>
    <w:rsid w:val="00EC7623"/>
    <w:rsid w:val="00ED0D62"/>
    <w:rsid w:val="00ED16F3"/>
    <w:rsid w:val="00EE1163"/>
    <w:rsid w:val="00EE1A4E"/>
    <w:rsid w:val="00EF13AD"/>
    <w:rsid w:val="00F00AEE"/>
    <w:rsid w:val="00F03816"/>
    <w:rsid w:val="00F16222"/>
    <w:rsid w:val="00F17019"/>
    <w:rsid w:val="00F256AF"/>
    <w:rsid w:val="00F2581E"/>
    <w:rsid w:val="00F32D6F"/>
    <w:rsid w:val="00F44738"/>
    <w:rsid w:val="00F4617F"/>
    <w:rsid w:val="00F52A4D"/>
    <w:rsid w:val="00F553DC"/>
    <w:rsid w:val="00F60078"/>
    <w:rsid w:val="00F60F84"/>
    <w:rsid w:val="00F6370E"/>
    <w:rsid w:val="00F70A6D"/>
    <w:rsid w:val="00F7603A"/>
    <w:rsid w:val="00F96063"/>
    <w:rsid w:val="00F96786"/>
    <w:rsid w:val="00F97706"/>
    <w:rsid w:val="00FA1E7F"/>
    <w:rsid w:val="00FB2E95"/>
    <w:rsid w:val="00FB66AE"/>
    <w:rsid w:val="00FC2C4C"/>
    <w:rsid w:val="00FD0210"/>
    <w:rsid w:val="00FD08DF"/>
    <w:rsid w:val="00FD47CE"/>
    <w:rsid w:val="00FD7DB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D516B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516B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516B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16B5"/>
    <w:pPr>
      <w:ind w:firstLineChars="200" w:firstLine="420"/>
    </w:pPr>
  </w:style>
  <w:style w:type="character" w:customStyle="1" w:styleId="1Char">
    <w:name w:val="标题 1 Char"/>
    <w:basedOn w:val="a0"/>
    <w:link w:val="1"/>
    <w:uiPriority w:val="9"/>
    <w:rsid w:val="00D516B5"/>
    <w:rPr>
      <w:rFonts w:ascii="宋体" w:eastAsia="宋体" w:hAnsi="宋体" w:cs="宋体"/>
      <w:b/>
      <w:bCs/>
      <w:kern w:val="36"/>
      <w:sz w:val="48"/>
      <w:szCs w:val="48"/>
    </w:rPr>
  </w:style>
  <w:style w:type="character" w:customStyle="1" w:styleId="2Char">
    <w:name w:val="标题 2 Char"/>
    <w:basedOn w:val="a0"/>
    <w:link w:val="2"/>
    <w:uiPriority w:val="9"/>
    <w:rsid w:val="00D516B5"/>
    <w:rPr>
      <w:rFonts w:ascii="宋体" w:eastAsia="宋体" w:hAnsi="宋体" w:cs="宋体"/>
      <w:b/>
      <w:bCs/>
      <w:kern w:val="0"/>
      <w:sz w:val="36"/>
      <w:szCs w:val="36"/>
    </w:rPr>
  </w:style>
  <w:style w:type="character" w:customStyle="1" w:styleId="3Char">
    <w:name w:val="标题 3 Char"/>
    <w:basedOn w:val="a0"/>
    <w:link w:val="3"/>
    <w:uiPriority w:val="9"/>
    <w:rsid w:val="00D516B5"/>
    <w:rPr>
      <w:rFonts w:ascii="宋体" w:eastAsia="宋体" w:hAnsi="宋体" w:cs="宋体"/>
      <w:b/>
      <w:bCs/>
      <w:kern w:val="0"/>
      <w:sz w:val="27"/>
      <w:szCs w:val="27"/>
    </w:rPr>
  </w:style>
  <w:style w:type="paragraph" w:styleId="a4">
    <w:name w:val="Normal (Web)"/>
    <w:basedOn w:val="a"/>
    <w:uiPriority w:val="99"/>
    <w:unhideWhenUsed/>
    <w:rsid w:val="00D516B5"/>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D516B5"/>
  </w:style>
  <w:style w:type="character" w:styleId="a5">
    <w:name w:val="Hyperlink"/>
    <w:basedOn w:val="a0"/>
    <w:uiPriority w:val="99"/>
    <w:unhideWhenUsed/>
    <w:rsid w:val="00D516B5"/>
    <w:rPr>
      <w:color w:val="0000FF"/>
      <w:u w:val="single"/>
    </w:rPr>
  </w:style>
  <w:style w:type="paragraph" w:styleId="a6">
    <w:name w:val="Balloon Text"/>
    <w:basedOn w:val="a"/>
    <w:link w:val="Char"/>
    <w:uiPriority w:val="99"/>
    <w:semiHidden/>
    <w:unhideWhenUsed/>
    <w:rsid w:val="00D516B5"/>
    <w:rPr>
      <w:sz w:val="18"/>
      <w:szCs w:val="18"/>
    </w:rPr>
  </w:style>
  <w:style w:type="character" w:customStyle="1" w:styleId="Char">
    <w:name w:val="批注框文本 Char"/>
    <w:basedOn w:val="a0"/>
    <w:link w:val="a6"/>
    <w:uiPriority w:val="99"/>
    <w:semiHidden/>
    <w:rsid w:val="00D516B5"/>
    <w:rPr>
      <w:sz w:val="18"/>
      <w:szCs w:val="18"/>
    </w:rPr>
  </w:style>
  <w:style w:type="paragraph" w:styleId="a7">
    <w:name w:val="Document Map"/>
    <w:basedOn w:val="a"/>
    <w:link w:val="Char0"/>
    <w:uiPriority w:val="99"/>
    <w:semiHidden/>
    <w:unhideWhenUsed/>
    <w:rsid w:val="00C031F2"/>
    <w:rPr>
      <w:rFonts w:ascii="宋体" w:eastAsia="宋体"/>
      <w:sz w:val="18"/>
      <w:szCs w:val="18"/>
    </w:rPr>
  </w:style>
  <w:style w:type="character" w:customStyle="1" w:styleId="Char0">
    <w:name w:val="文档结构图 Char"/>
    <w:basedOn w:val="a0"/>
    <w:link w:val="a7"/>
    <w:uiPriority w:val="99"/>
    <w:semiHidden/>
    <w:rsid w:val="00C031F2"/>
    <w:rPr>
      <w:rFonts w:ascii="宋体" w:eastAsia="宋体"/>
      <w:sz w:val="18"/>
      <w:szCs w:val="18"/>
    </w:rPr>
  </w:style>
  <w:style w:type="paragraph" w:styleId="a8">
    <w:name w:val="header"/>
    <w:basedOn w:val="a"/>
    <w:link w:val="Char1"/>
    <w:uiPriority w:val="99"/>
    <w:unhideWhenUsed/>
    <w:rsid w:val="005735B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5735BE"/>
    <w:rPr>
      <w:sz w:val="18"/>
      <w:szCs w:val="18"/>
    </w:rPr>
  </w:style>
  <w:style w:type="paragraph" w:styleId="a9">
    <w:name w:val="footer"/>
    <w:basedOn w:val="a"/>
    <w:link w:val="Char2"/>
    <w:uiPriority w:val="99"/>
    <w:unhideWhenUsed/>
    <w:rsid w:val="005735BE"/>
    <w:pPr>
      <w:tabs>
        <w:tab w:val="center" w:pos="4153"/>
        <w:tab w:val="right" w:pos="8306"/>
      </w:tabs>
      <w:snapToGrid w:val="0"/>
      <w:jc w:val="left"/>
    </w:pPr>
    <w:rPr>
      <w:sz w:val="18"/>
      <w:szCs w:val="18"/>
    </w:rPr>
  </w:style>
  <w:style w:type="character" w:customStyle="1" w:styleId="Char2">
    <w:name w:val="页脚 Char"/>
    <w:basedOn w:val="a0"/>
    <w:link w:val="a9"/>
    <w:uiPriority w:val="99"/>
    <w:rsid w:val="005735BE"/>
    <w:rPr>
      <w:sz w:val="18"/>
      <w:szCs w:val="18"/>
    </w:rPr>
  </w:style>
  <w:style w:type="table" w:styleId="aa">
    <w:name w:val="Table Grid"/>
    <w:basedOn w:val="a1"/>
    <w:uiPriority w:val="59"/>
    <w:rsid w:val="00D4130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Placeholder Text"/>
    <w:basedOn w:val="a0"/>
    <w:uiPriority w:val="99"/>
    <w:semiHidden/>
    <w:rsid w:val="00F96786"/>
    <w:rPr>
      <w:color w:val="808080"/>
    </w:rPr>
  </w:style>
  <w:style w:type="character" w:customStyle="1" w:styleId="apple-style-span">
    <w:name w:val="apple-style-span"/>
    <w:basedOn w:val="a0"/>
    <w:rsid w:val="00A53AA6"/>
  </w:style>
  <w:style w:type="character" w:customStyle="1" w:styleId="texhtml">
    <w:name w:val="texhtml"/>
    <w:basedOn w:val="a0"/>
    <w:rsid w:val="00C77E54"/>
  </w:style>
  <w:style w:type="character" w:customStyle="1" w:styleId="apple-converted-space">
    <w:name w:val="apple-converted-space"/>
    <w:basedOn w:val="a0"/>
    <w:rsid w:val="00C77E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1925">
      <w:bodyDiv w:val="1"/>
      <w:marLeft w:val="0"/>
      <w:marRight w:val="0"/>
      <w:marTop w:val="0"/>
      <w:marBottom w:val="0"/>
      <w:divBdr>
        <w:top w:val="none" w:sz="0" w:space="0" w:color="auto"/>
        <w:left w:val="none" w:sz="0" w:space="0" w:color="auto"/>
        <w:bottom w:val="none" w:sz="0" w:space="0" w:color="auto"/>
        <w:right w:val="none" w:sz="0" w:space="0" w:color="auto"/>
      </w:divBdr>
      <w:divsChild>
        <w:div w:id="1328166295">
          <w:marLeft w:val="0"/>
          <w:marRight w:val="0"/>
          <w:marTop w:val="0"/>
          <w:marBottom w:val="0"/>
          <w:divBdr>
            <w:top w:val="none" w:sz="0" w:space="0" w:color="auto"/>
            <w:left w:val="none" w:sz="0" w:space="0" w:color="auto"/>
            <w:bottom w:val="none" w:sz="0" w:space="0" w:color="auto"/>
            <w:right w:val="none" w:sz="0" w:space="0" w:color="auto"/>
          </w:divBdr>
        </w:div>
      </w:divsChild>
    </w:div>
    <w:div w:id="461732580">
      <w:bodyDiv w:val="1"/>
      <w:marLeft w:val="0"/>
      <w:marRight w:val="0"/>
      <w:marTop w:val="0"/>
      <w:marBottom w:val="0"/>
      <w:divBdr>
        <w:top w:val="none" w:sz="0" w:space="0" w:color="auto"/>
        <w:left w:val="none" w:sz="0" w:space="0" w:color="auto"/>
        <w:bottom w:val="none" w:sz="0" w:space="0" w:color="auto"/>
        <w:right w:val="none" w:sz="0" w:space="0" w:color="auto"/>
      </w:divBdr>
    </w:div>
    <w:div w:id="480733045">
      <w:bodyDiv w:val="1"/>
      <w:marLeft w:val="0"/>
      <w:marRight w:val="0"/>
      <w:marTop w:val="0"/>
      <w:marBottom w:val="0"/>
      <w:divBdr>
        <w:top w:val="none" w:sz="0" w:space="0" w:color="auto"/>
        <w:left w:val="none" w:sz="0" w:space="0" w:color="auto"/>
        <w:bottom w:val="none" w:sz="0" w:space="0" w:color="auto"/>
        <w:right w:val="none" w:sz="0" w:space="0" w:color="auto"/>
      </w:divBdr>
    </w:div>
    <w:div w:id="866526077">
      <w:bodyDiv w:val="1"/>
      <w:marLeft w:val="0"/>
      <w:marRight w:val="0"/>
      <w:marTop w:val="0"/>
      <w:marBottom w:val="0"/>
      <w:divBdr>
        <w:top w:val="none" w:sz="0" w:space="0" w:color="auto"/>
        <w:left w:val="none" w:sz="0" w:space="0" w:color="auto"/>
        <w:bottom w:val="none" w:sz="0" w:space="0" w:color="auto"/>
        <w:right w:val="none" w:sz="0" w:space="0" w:color="auto"/>
      </w:divBdr>
    </w:div>
    <w:div w:id="1247766415">
      <w:bodyDiv w:val="1"/>
      <w:marLeft w:val="0"/>
      <w:marRight w:val="0"/>
      <w:marTop w:val="0"/>
      <w:marBottom w:val="0"/>
      <w:divBdr>
        <w:top w:val="none" w:sz="0" w:space="0" w:color="auto"/>
        <w:left w:val="none" w:sz="0" w:space="0" w:color="auto"/>
        <w:bottom w:val="none" w:sz="0" w:space="0" w:color="auto"/>
        <w:right w:val="none" w:sz="0" w:space="0" w:color="auto"/>
      </w:divBdr>
    </w:div>
    <w:div w:id="1513570677">
      <w:bodyDiv w:val="1"/>
      <w:marLeft w:val="0"/>
      <w:marRight w:val="0"/>
      <w:marTop w:val="0"/>
      <w:marBottom w:val="0"/>
      <w:divBdr>
        <w:top w:val="none" w:sz="0" w:space="0" w:color="auto"/>
        <w:left w:val="none" w:sz="0" w:space="0" w:color="auto"/>
        <w:bottom w:val="none" w:sz="0" w:space="0" w:color="auto"/>
        <w:right w:val="none" w:sz="0" w:space="0" w:color="auto"/>
      </w:divBdr>
      <w:divsChild>
        <w:div w:id="899830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gi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mailto:chuanqi.tan@gm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code.google.com/p/introduction-to-algorithms-notes/" TargetMode="Externa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8E480-5433-4627-95D2-4A8F3E476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43</Pages>
  <Words>18759</Words>
  <Characters>25702</Characters>
  <Application>Microsoft Office Word</Application>
  <DocSecurity>0</DocSecurity>
  <Lines>988</Lines>
  <Paragraphs>1058</Paragraphs>
  <ScaleCrop>false</ScaleCrop>
  <Company/>
  <LinksUpToDate>false</LinksUpToDate>
  <CharactersWithSpaces>43403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 Qi Tan</dc:creator>
  <cp:lastModifiedBy>tcq</cp:lastModifiedBy>
  <cp:revision>76</cp:revision>
  <cp:lastPrinted>2011-06-17T15:43:00Z</cp:lastPrinted>
  <dcterms:created xsi:type="dcterms:W3CDTF">2011-06-17T03:01:00Z</dcterms:created>
  <dcterms:modified xsi:type="dcterms:W3CDTF">2011-06-17T15:44:00Z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1GvykZI5AtsWLB-2U6ePjN9dZb_1DRnmyRedEug-q7LQ</vt:lpwstr>
  </property>
  <property fmtid="{D5CDD505-2E9C-101B-9397-08002B2CF9AE}" pid="4" name="Google.Documents.RevisionId">
    <vt:lpwstr>01320970092076795770</vt:lpwstr>
  </property>
  <property fmtid="{D5CDD505-2E9C-101B-9397-08002B2CF9AE}" pid="5" name="Google.Documents.PreviousRevisionId">
    <vt:lpwstr>11162750558495186622</vt:lpwstr>
  </property>
  <property fmtid="{D5CDD505-2E9C-101B-9397-08002B2CF9AE}" pid="6" name="Google.Documents.PluginVersion">
    <vt:lpwstr>2.0.2026.3768</vt:lpwstr>
  </property>
  <property fmtid="{D5CDD505-2E9C-101B-9397-08002B2CF9AE}" pid="7" name="Google.Documents.MergeIncapabilityFlags">
    <vt:i4>0</vt:i4>
  </property>
</Properties>
</file>